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2370E" w14:textId="77777777" w:rsidR="00E562EE" w:rsidRDefault="00E562EE" w:rsidP="00E562EE">
      <w:pPr>
        <w:spacing w:line="480" w:lineRule="auto"/>
        <w:jc w:val="center"/>
        <w:rPr>
          <w:rFonts w:ascii="Times New Roman" w:eastAsia="Calibri" w:hAnsi="Times New Roman" w:cs="Times New Roman"/>
          <w:sz w:val="24"/>
          <w:szCs w:val="24"/>
        </w:rPr>
      </w:pPr>
      <w:bookmarkStart w:id="0" w:name="_GoBack"/>
      <w:bookmarkEnd w:id="0"/>
    </w:p>
    <w:p w14:paraId="50D6DD84" w14:textId="77777777" w:rsidR="00890F7B" w:rsidRDefault="00890F7B" w:rsidP="00E562EE">
      <w:pPr>
        <w:spacing w:line="480" w:lineRule="auto"/>
        <w:jc w:val="center"/>
        <w:rPr>
          <w:rFonts w:ascii="Times New Roman" w:eastAsia="Calibri" w:hAnsi="Times New Roman" w:cs="Times New Roman"/>
          <w:sz w:val="24"/>
          <w:szCs w:val="24"/>
        </w:rPr>
      </w:pPr>
    </w:p>
    <w:p w14:paraId="5DFCEB17" w14:textId="77777777" w:rsidR="00E562EE" w:rsidRDefault="00E562EE" w:rsidP="00E562EE">
      <w:pPr>
        <w:spacing w:line="480" w:lineRule="auto"/>
        <w:jc w:val="center"/>
        <w:rPr>
          <w:rFonts w:ascii="Times New Roman" w:eastAsia="Calibri" w:hAnsi="Times New Roman" w:cs="Times New Roman"/>
          <w:sz w:val="24"/>
          <w:szCs w:val="24"/>
        </w:rPr>
      </w:pPr>
    </w:p>
    <w:p w14:paraId="4AD3BEE6" w14:textId="77777777" w:rsidR="00E562EE" w:rsidRDefault="00E562EE" w:rsidP="00E562EE">
      <w:pPr>
        <w:spacing w:line="480" w:lineRule="auto"/>
        <w:jc w:val="center"/>
        <w:rPr>
          <w:rFonts w:ascii="Times New Roman" w:eastAsia="Calibri" w:hAnsi="Times New Roman" w:cs="Times New Roman"/>
          <w:sz w:val="24"/>
          <w:szCs w:val="24"/>
        </w:rPr>
      </w:pPr>
    </w:p>
    <w:p w14:paraId="384F6CD3" w14:textId="77777777" w:rsidR="00E562EE" w:rsidRDefault="00E562EE" w:rsidP="00E562EE">
      <w:pPr>
        <w:spacing w:line="480" w:lineRule="auto"/>
        <w:jc w:val="center"/>
        <w:rPr>
          <w:rFonts w:ascii="Times New Roman" w:eastAsia="Calibri" w:hAnsi="Times New Roman" w:cs="Times New Roman"/>
          <w:sz w:val="24"/>
          <w:szCs w:val="24"/>
        </w:rPr>
      </w:pPr>
    </w:p>
    <w:p w14:paraId="5A0EAA60" w14:textId="77777777" w:rsidR="00E562EE" w:rsidRDefault="00E562EE" w:rsidP="00E562EE">
      <w:pPr>
        <w:spacing w:line="480" w:lineRule="auto"/>
        <w:jc w:val="center"/>
        <w:rPr>
          <w:rFonts w:ascii="Times New Roman" w:eastAsia="Calibri" w:hAnsi="Times New Roman" w:cs="Times New Roman"/>
          <w:sz w:val="24"/>
          <w:szCs w:val="24"/>
        </w:rPr>
      </w:pPr>
    </w:p>
    <w:p w14:paraId="7FAB08E7" w14:textId="77777777" w:rsidR="00E562EE" w:rsidRDefault="00E562EE" w:rsidP="00E562EE">
      <w:pPr>
        <w:spacing w:line="480" w:lineRule="auto"/>
        <w:jc w:val="center"/>
        <w:rPr>
          <w:rFonts w:ascii="Times New Roman" w:eastAsia="Calibri" w:hAnsi="Times New Roman" w:cs="Times New Roman"/>
          <w:sz w:val="24"/>
          <w:szCs w:val="24"/>
        </w:rPr>
      </w:pPr>
    </w:p>
    <w:p w14:paraId="5F817290" w14:textId="77777777" w:rsidR="00C6184B" w:rsidRDefault="000F696C" w:rsidP="00E841B7">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A Perspective on </w:t>
      </w:r>
      <w:r w:rsidR="00BA05CE">
        <w:rPr>
          <w:rFonts w:ascii="Times New Roman" w:eastAsia="Calibri" w:hAnsi="Times New Roman" w:cs="Times New Roman"/>
          <w:sz w:val="24"/>
          <w:szCs w:val="24"/>
        </w:rPr>
        <w:t>Organization</w:t>
      </w:r>
      <w:r w:rsidR="00E841B7">
        <w:rPr>
          <w:rFonts w:ascii="Times New Roman" w:eastAsia="Calibri" w:hAnsi="Times New Roman" w:cs="Times New Roman"/>
          <w:sz w:val="24"/>
          <w:szCs w:val="24"/>
        </w:rPr>
        <w:t xml:space="preserve"> Dynamics and Dysfunction</w:t>
      </w:r>
    </w:p>
    <w:p w14:paraId="0414E6D7" w14:textId="77777777"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Malcolm S. Townes</w:t>
      </w:r>
    </w:p>
    <w:p w14:paraId="30E8887E" w14:textId="77777777"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Saint Louis University</w:t>
      </w:r>
    </w:p>
    <w:p w14:paraId="63C92110" w14:textId="77777777" w:rsidR="00E562EE" w:rsidRDefault="00E562EE" w:rsidP="00E562EE">
      <w:pPr>
        <w:spacing w:line="480" w:lineRule="auto"/>
        <w:rPr>
          <w:rFonts w:ascii="Times New Roman" w:eastAsia="Calibri" w:hAnsi="Times New Roman" w:cs="Times New Roman"/>
          <w:sz w:val="24"/>
          <w:szCs w:val="24"/>
        </w:rPr>
        <w:sectPr w:rsidR="00E562EE">
          <w:headerReference w:type="default" r:id="rId7"/>
          <w:pgSz w:w="12240" w:h="15840"/>
          <w:pgMar w:top="1440" w:right="1440" w:bottom="1440" w:left="1440" w:header="720" w:footer="720" w:gutter="0"/>
          <w:cols w:space="720"/>
          <w:docGrid w:linePitch="360"/>
        </w:sectPr>
      </w:pPr>
    </w:p>
    <w:p w14:paraId="3606541B" w14:textId="77777777"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lastRenderedPageBreak/>
        <w:t>Introduction</w:t>
      </w:r>
    </w:p>
    <w:p w14:paraId="2BD55BDD" w14:textId="77777777" w:rsidR="00CB5956" w:rsidRDefault="0003641F"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As</w:t>
      </w:r>
      <w:r w:rsidR="007413D1">
        <w:rPr>
          <w:rFonts w:ascii="Times New Roman" w:eastAsia="Calibri" w:hAnsi="Times New Roman" w:cs="Times New Roman"/>
          <w:sz w:val="24"/>
          <w:szCs w:val="24"/>
        </w:rPr>
        <w:t xml:space="preserve"> </w:t>
      </w:r>
      <w:r w:rsidR="00CB5956">
        <w:rPr>
          <w:rFonts w:ascii="Times New Roman" w:eastAsia="Calibri" w:hAnsi="Times New Roman" w:cs="Times New Roman"/>
          <w:sz w:val="24"/>
          <w:szCs w:val="24"/>
        </w:rPr>
        <w:t xml:space="preserve">a sentient, self-aware species, humans have an experience that is distinctly different from all other species on this planet.  </w:t>
      </w:r>
      <w:r w:rsidR="00717362">
        <w:rPr>
          <w:rFonts w:ascii="Times New Roman" w:eastAsia="Calibri" w:hAnsi="Times New Roman" w:cs="Times New Roman"/>
          <w:sz w:val="24"/>
          <w:szCs w:val="24"/>
        </w:rPr>
        <w:t>Our</w:t>
      </w:r>
      <w:r w:rsidR="00CB5956">
        <w:rPr>
          <w:rFonts w:ascii="Times New Roman" w:eastAsia="Calibri" w:hAnsi="Times New Roman" w:cs="Times New Roman"/>
          <w:sz w:val="24"/>
          <w:szCs w:val="24"/>
        </w:rPr>
        <w:t xml:space="preserve"> </w:t>
      </w:r>
      <w:r w:rsidR="00851A96">
        <w:rPr>
          <w:rFonts w:ascii="Times New Roman" w:eastAsia="Calibri" w:hAnsi="Times New Roman" w:cs="Times New Roman"/>
          <w:sz w:val="24"/>
          <w:szCs w:val="24"/>
        </w:rPr>
        <w:t>unique</w:t>
      </w:r>
      <w:r w:rsidR="00CB5956">
        <w:rPr>
          <w:rFonts w:ascii="Times New Roman" w:eastAsia="Calibri" w:hAnsi="Times New Roman" w:cs="Times New Roman"/>
          <w:sz w:val="24"/>
          <w:szCs w:val="24"/>
        </w:rPr>
        <w:t xml:space="preserve"> cognitive and physical abilities </w:t>
      </w:r>
      <w:r w:rsidR="001474BA">
        <w:rPr>
          <w:rFonts w:ascii="Times New Roman" w:eastAsia="Calibri" w:hAnsi="Times New Roman" w:cs="Times New Roman"/>
          <w:sz w:val="24"/>
          <w:szCs w:val="24"/>
        </w:rPr>
        <w:t>have</w:t>
      </w:r>
      <w:r w:rsidR="00CB5956">
        <w:rPr>
          <w:rFonts w:ascii="Times New Roman" w:eastAsia="Calibri" w:hAnsi="Times New Roman" w:cs="Times New Roman"/>
          <w:sz w:val="24"/>
          <w:szCs w:val="24"/>
        </w:rPr>
        <w:t xml:space="preserve"> enabled it to create tools and systems that not only help us survive but also influence the nature of our experience as a social species.  The organization </w:t>
      </w:r>
      <w:r w:rsidR="001474BA">
        <w:rPr>
          <w:rFonts w:ascii="Times New Roman" w:eastAsia="Calibri" w:hAnsi="Times New Roman" w:cs="Times New Roman"/>
          <w:sz w:val="24"/>
          <w:szCs w:val="24"/>
        </w:rPr>
        <w:t>is one such human creation.</w:t>
      </w:r>
    </w:p>
    <w:p w14:paraId="3331EEC6" w14:textId="77777777" w:rsidR="00640CC8" w:rsidRDefault="007413D1" w:rsidP="00640CC8">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As h</w:t>
      </w:r>
      <w:r w:rsidR="001474BA">
        <w:rPr>
          <w:rFonts w:ascii="Times New Roman" w:eastAsia="Calibri" w:hAnsi="Times New Roman" w:cs="Times New Roman"/>
          <w:sz w:val="24"/>
          <w:szCs w:val="24"/>
        </w:rPr>
        <w:t>uman beings</w:t>
      </w:r>
      <w:r>
        <w:rPr>
          <w:rFonts w:ascii="Times New Roman" w:eastAsia="Calibri" w:hAnsi="Times New Roman" w:cs="Times New Roman"/>
          <w:sz w:val="24"/>
          <w:szCs w:val="24"/>
        </w:rPr>
        <w:t>, we</w:t>
      </w:r>
      <w:r w:rsidR="00580B00">
        <w:rPr>
          <w:rFonts w:ascii="Times New Roman" w:eastAsia="Calibri" w:hAnsi="Times New Roman" w:cs="Times New Roman"/>
          <w:sz w:val="24"/>
          <w:szCs w:val="24"/>
        </w:rPr>
        <w:t xml:space="preserve"> spend much of ou</w:t>
      </w:r>
      <w:r w:rsidR="001474BA">
        <w:rPr>
          <w:rFonts w:ascii="Times New Roman" w:eastAsia="Calibri" w:hAnsi="Times New Roman" w:cs="Times New Roman"/>
          <w:sz w:val="24"/>
          <w:szCs w:val="24"/>
        </w:rPr>
        <w:t xml:space="preserve">r </w:t>
      </w:r>
      <w:r w:rsidR="00580B00">
        <w:rPr>
          <w:rFonts w:ascii="Times New Roman" w:eastAsia="Calibri" w:hAnsi="Times New Roman" w:cs="Times New Roman"/>
          <w:sz w:val="24"/>
          <w:szCs w:val="24"/>
        </w:rPr>
        <w:t>waking hours</w:t>
      </w:r>
      <w:r w:rsidR="001474BA">
        <w:rPr>
          <w:rFonts w:ascii="Times New Roman" w:eastAsia="Calibri" w:hAnsi="Times New Roman" w:cs="Times New Roman"/>
          <w:sz w:val="24"/>
          <w:szCs w:val="24"/>
        </w:rPr>
        <w:t xml:space="preserve"> functioning within</w:t>
      </w:r>
      <w:r w:rsidR="00043A1C">
        <w:rPr>
          <w:rFonts w:ascii="Times New Roman" w:eastAsia="Calibri" w:hAnsi="Times New Roman" w:cs="Times New Roman"/>
          <w:sz w:val="24"/>
          <w:szCs w:val="24"/>
        </w:rPr>
        <w:t xml:space="preserve"> the context of</w:t>
      </w:r>
      <w:r w:rsidR="001474BA">
        <w:rPr>
          <w:rFonts w:ascii="Times New Roman" w:eastAsia="Calibri" w:hAnsi="Times New Roman" w:cs="Times New Roman"/>
          <w:sz w:val="24"/>
          <w:szCs w:val="24"/>
        </w:rPr>
        <w:t xml:space="preserve"> organizations.  </w:t>
      </w:r>
      <w:r>
        <w:rPr>
          <w:rFonts w:ascii="Times New Roman" w:eastAsia="Calibri" w:hAnsi="Times New Roman" w:cs="Times New Roman"/>
          <w:sz w:val="24"/>
          <w:szCs w:val="24"/>
        </w:rPr>
        <w:t>Consequently</w:t>
      </w:r>
      <w:r w:rsidR="001474BA">
        <w:rPr>
          <w:rFonts w:ascii="Times New Roman" w:eastAsia="Calibri" w:hAnsi="Times New Roman" w:cs="Times New Roman"/>
          <w:sz w:val="24"/>
          <w:szCs w:val="24"/>
        </w:rPr>
        <w:t xml:space="preserve">, </w:t>
      </w:r>
      <w:r w:rsidR="00043A1C">
        <w:rPr>
          <w:rFonts w:ascii="Times New Roman" w:eastAsia="Calibri" w:hAnsi="Times New Roman" w:cs="Times New Roman"/>
          <w:sz w:val="24"/>
          <w:szCs w:val="24"/>
        </w:rPr>
        <w:t xml:space="preserve">the </w:t>
      </w:r>
      <w:r w:rsidR="001474BA">
        <w:rPr>
          <w:rFonts w:ascii="Times New Roman" w:eastAsia="Calibri" w:hAnsi="Times New Roman" w:cs="Times New Roman"/>
          <w:sz w:val="24"/>
          <w:szCs w:val="24"/>
        </w:rPr>
        <w:t>organization</w:t>
      </w:r>
      <w:r w:rsidR="00043A1C">
        <w:rPr>
          <w:rFonts w:ascii="Times New Roman" w:eastAsia="Calibri" w:hAnsi="Times New Roman" w:cs="Times New Roman"/>
          <w:sz w:val="24"/>
          <w:szCs w:val="24"/>
        </w:rPr>
        <w:t>al context</w:t>
      </w:r>
      <w:r w:rsidR="001474BA">
        <w:rPr>
          <w:rFonts w:ascii="Times New Roman" w:eastAsia="Calibri" w:hAnsi="Times New Roman" w:cs="Times New Roman"/>
          <w:sz w:val="24"/>
          <w:szCs w:val="24"/>
        </w:rPr>
        <w:t xml:space="preserve"> exert</w:t>
      </w:r>
      <w:r w:rsidR="00043A1C">
        <w:rPr>
          <w:rFonts w:ascii="Times New Roman" w:eastAsia="Calibri" w:hAnsi="Times New Roman" w:cs="Times New Roman"/>
          <w:sz w:val="24"/>
          <w:szCs w:val="24"/>
        </w:rPr>
        <w:t>s</w:t>
      </w:r>
      <w:r w:rsidR="001474BA">
        <w:rPr>
          <w:rFonts w:ascii="Times New Roman" w:eastAsia="Calibri" w:hAnsi="Times New Roman" w:cs="Times New Roman"/>
          <w:sz w:val="24"/>
          <w:szCs w:val="24"/>
        </w:rPr>
        <w:t xml:space="preserve"> an enormous influence on people’s lives and the human experience in general.  However, we rarely give this a second thought.  We invest significant resources teaching our offspring concepts and information they need to function in our society.  But</w:t>
      </w:r>
      <w:r w:rsidR="00580B00">
        <w:rPr>
          <w:rFonts w:ascii="Times New Roman" w:eastAsia="Calibri" w:hAnsi="Times New Roman" w:cs="Times New Roman"/>
          <w:sz w:val="24"/>
          <w:szCs w:val="24"/>
        </w:rPr>
        <w:t xml:space="preserve"> formal</w:t>
      </w:r>
      <w:r w:rsidR="001474BA">
        <w:rPr>
          <w:rFonts w:ascii="Times New Roman" w:eastAsia="Calibri" w:hAnsi="Times New Roman" w:cs="Times New Roman"/>
          <w:sz w:val="24"/>
          <w:szCs w:val="24"/>
        </w:rPr>
        <w:t xml:space="preserve"> knowledge about organizations and organizational life is </w:t>
      </w:r>
      <w:r>
        <w:rPr>
          <w:rFonts w:ascii="Times New Roman" w:eastAsia="Calibri" w:hAnsi="Times New Roman" w:cs="Times New Roman"/>
          <w:sz w:val="24"/>
          <w:szCs w:val="24"/>
        </w:rPr>
        <w:t xml:space="preserve">generally </w:t>
      </w:r>
      <w:r w:rsidR="001474BA">
        <w:rPr>
          <w:rFonts w:ascii="Times New Roman" w:eastAsia="Calibri" w:hAnsi="Times New Roman" w:cs="Times New Roman"/>
          <w:sz w:val="24"/>
          <w:szCs w:val="24"/>
        </w:rPr>
        <w:t xml:space="preserve">not among these lessons.  In fact, </w:t>
      </w:r>
      <w:r w:rsidR="00066EC2">
        <w:rPr>
          <w:rFonts w:ascii="Times New Roman" w:eastAsia="Calibri" w:hAnsi="Times New Roman" w:cs="Times New Roman"/>
          <w:sz w:val="24"/>
          <w:szCs w:val="24"/>
        </w:rPr>
        <w:t xml:space="preserve">it’s likely that </w:t>
      </w:r>
      <w:r>
        <w:rPr>
          <w:rFonts w:ascii="Times New Roman" w:eastAsia="Calibri" w:hAnsi="Times New Roman" w:cs="Times New Roman"/>
          <w:sz w:val="24"/>
          <w:szCs w:val="24"/>
        </w:rPr>
        <w:t xml:space="preserve">few people </w:t>
      </w:r>
      <w:r w:rsidR="00066EC2">
        <w:rPr>
          <w:rFonts w:ascii="Times New Roman" w:eastAsia="Calibri" w:hAnsi="Times New Roman" w:cs="Times New Roman"/>
          <w:sz w:val="24"/>
          <w:szCs w:val="24"/>
        </w:rPr>
        <w:t>outside of the professionals who study the subject could give a re</w:t>
      </w:r>
      <w:r>
        <w:rPr>
          <w:rFonts w:ascii="Times New Roman" w:eastAsia="Calibri" w:hAnsi="Times New Roman" w:cs="Times New Roman"/>
          <w:sz w:val="24"/>
          <w:szCs w:val="24"/>
        </w:rPr>
        <w:t>asonably cogent definition of what is an</w:t>
      </w:r>
      <w:r w:rsidR="00066EC2">
        <w:rPr>
          <w:rFonts w:ascii="Times New Roman" w:eastAsia="Calibri" w:hAnsi="Times New Roman" w:cs="Times New Roman"/>
          <w:sz w:val="24"/>
          <w:szCs w:val="24"/>
        </w:rPr>
        <w:t xml:space="preserve"> organization let alone its implications for human interaction and society.</w:t>
      </w:r>
    </w:p>
    <w:p w14:paraId="1DA1F255" w14:textId="77777777" w:rsidR="00640CC8" w:rsidRPr="00640CC8" w:rsidRDefault="00F20CDA" w:rsidP="00640CC8">
      <w:pPr>
        <w:spacing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Insights About</w:t>
      </w:r>
      <w:r w:rsidR="00640CC8" w:rsidRPr="00640CC8">
        <w:rPr>
          <w:rFonts w:ascii="Times New Roman" w:eastAsia="Calibri" w:hAnsi="Times New Roman" w:cs="Times New Roman"/>
          <w:b/>
          <w:sz w:val="24"/>
          <w:szCs w:val="24"/>
        </w:rPr>
        <w:t xml:space="preserve"> Organizations</w:t>
      </w:r>
      <w:r>
        <w:rPr>
          <w:rFonts w:ascii="Times New Roman" w:eastAsia="Calibri" w:hAnsi="Times New Roman" w:cs="Times New Roman"/>
          <w:b/>
          <w:sz w:val="24"/>
          <w:szCs w:val="24"/>
        </w:rPr>
        <w:t xml:space="preserve"> and Organizational Life</w:t>
      </w:r>
    </w:p>
    <w:p w14:paraId="68DA5688" w14:textId="77777777" w:rsidR="00F20CDA" w:rsidRDefault="00245B8E"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In studying organization theory and behavior, I</w:t>
      </w:r>
      <w:r w:rsidRPr="00245B8E">
        <w:rPr>
          <w:rFonts w:ascii="Times New Roman" w:eastAsia="Calibri" w:hAnsi="Times New Roman" w:cs="Times New Roman"/>
          <w:sz w:val="24"/>
          <w:szCs w:val="24"/>
        </w:rPr>
        <w:t xml:space="preserve"> have </w:t>
      </w:r>
      <w:r w:rsidR="00F20CDA">
        <w:rPr>
          <w:rFonts w:ascii="Times New Roman" w:eastAsia="Calibri" w:hAnsi="Times New Roman" w:cs="Times New Roman"/>
          <w:sz w:val="24"/>
          <w:szCs w:val="24"/>
        </w:rPr>
        <w:t>gained insight that has altered my understanding and beliefs about four important aspects of organizations and organizational life.  These aspects include the conceptualization of organizations, exercising human agency, effectuating organization</w:t>
      </w:r>
      <w:r w:rsidR="00043A1C">
        <w:rPr>
          <w:rFonts w:ascii="Times New Roman" w:eastAsia="Calibri" w:hAnsi="Times New Roman" w:cs="Times New Roman"/>
          <w:sz w:val="24"/>
          <w:szCs w:val="24"/>
        </w:rPr>
        <w:t>al</w:t>
      </w:r>
      <w:r w:rsidR="00F20CDA">
        <w:rPr>
          <w:rFonts w:ascii="Times New Roman" w:eastAsia="Calibri" w:hAnsi="Times New Roman" w:cs="Times New Roman"/>
          <w:sz w:val="24"/>
          <w:szCs w:val="24"/>
        </w:rPr>
        <w:t xml:space="preserve"> change, and the appropriateness of guerilla activity</w:t>
      </w:r>
      <w:r w:rsidR="00043A1C">
        <w:rPr>
          <w:rFonts w:ascii="Times New Roman" w:eastAsia="Calibri" w:hAnsi="Times New Roman" w:cs="Times New Roman"/>
          <w:sz w:val="24"/>
          <w:szCs w:val="24"/>
        </w:rPr>
        <w:t xml:space="preserve"> in the organizational context</w:t>
      </w:r>
      <w:r w:rsidR="00F20CDA">
        <w:rPr>
          <w:rFonts w:ascii="Times New Roman" w:eastAsia="Calibri" w:hAnsi="Times New Roman" w:cs="Times New Roman"/>
          <w:sz w:val="24"/>
          <w:szCs w:val="24"/>
        </w:rPr>
        <w:t xml:space="preserve">. </w:t>
      </w:r>
      <w:r w:rsidR="00607E0F">
        <w:rPr>
          <w:rFonts w:ascii="Times New Roman" w:eastAsia="Calibri" w:hAnsi="Times New Roman" w:cs="Times New Roman"/>
          <w:sz w:val="24"/>
          <w:szCs w:val="24"/>
        </w:rPr>
        <w:t xml:space="preserve"> How one thinks about these four </w:t>
      </w:r>
      <w:r w:rsidR="00C32CD4">
        <w:rPr>
          <w:rFonts w:ascii="Times New Roman" w:eastAsia="Calibri" w:hAnsi="Times New Roman" w:cs="Times New Roman"/>
          <w:sz w:val="24"/>
          <w:szCs w:val="24"/>
        </w:rPr>
        <w:t xml:space="preserve">facets of organizational life </w:t>
      </w:r>
      <w:r w:rsidR="00607E0F">
        <w:rPr>
          <w:rFonts w:ascii="Times New Roman" w:eastAsia="Calibri" w:hAnsi="Times New Roman" w:cs="Times New Roman"/>
          <w:sz w:val="24"/>
          <w:szCs w:val="24"/>
        </w:rPr>
        <w:t xml:space="preserve">greatly influence how </w:t>
      </w:r>
      <w:r w:rsidR="00880E21">
        <w:rPr>
          <w:rFonts w:ascii="Times New Roman" w:eastAsia="Calibri" w:hAnsi="Times New Roman" w:cs="Times New Roman"/>
          <w:sz w:val="24"/>
          <w:szCs w:val="24"/>
        </w:rPr>
        <w:t>one</w:t>
      </w:r>
      <w:r w:rsidR="00607E0F">
        <w:rPr>
          <w:rFonts w:ascii="Times New Roman" w:eastAsia="Calibri" w:hAnsi="Times New Roman" w:cs="Times New Roman"/>
          <w:sz w:val="24"/>
          <w:szCs w:val="24"/>
        </w:rPr>
        <w:t xml:space="preserve"> functions </w:t>
      </w:r>
      <w:r w:rsidR="00706BC9">
        <w:rPr>
          <w:rFonts w:ascii="Times New Roman" w:eastAsia="Calibri" w:hAnsi="Times New Roman" w:cs="Times New Roman"/>
          <w:sz w:val="24"/>
          <w:szCs w:val="24"/>
        </w:rPr>
        <w:t>in the</w:t>
      </w:r>
      <w:r w:rsidR="00880E21">
        <w:rPr>
          <w:rFonts w:ascii="Times New Roman" w:eastAsia="Calibri" w:hAnsi="Times New Roman" w:cs="Times New Roman"/>
          <w:sz w:val="24"/>
          <w:szCs w:val="24"/>
        </w:rPr>
        <w:t>ir</w:t>
      </w:r>
      <w:r w:rsidR="00706BC9">
        <w:rPr>
          <w:rFonts w:ascii="Times New Roman" w:eastAsia="Calibri" w:hAnsi="Times New Roman" w:cs="Times New Roman"/>
          <w:sz w:val="24"/>
          <w:szCs w:val="24"/>
        </w:rPr>
        <w:t xml:space="preserve"> various statuses </w:t>
      </w:r>
      <w:r w:rsidR="00880E21">
        <w:rPr>
          <w:rFonts w:ascii="Times New Roman" w:eastAsia="Calibri" w:hAnsi="Times New Roman" w:cs="Times New Roman"/>
          <w:sz w:val="24"/>
          <w:szCs w:val="24"/>
        </w:rPr>
        <w:t>a</w:t>
      </w:r>
      <w:r w:rsidR="00706BC9">
        <w:rPr>
          <w:rFonts w:ascii="Times New Roman" w:eastAsia="Calibri" w:hAnsi="Times New Roman" w:cs="Times New Roman"/>
          <w:sz w:val="24"/>
          <w:szCs w:val="24"/>
        </w:rPr>
        <w:t>s a member of an organization</w:t>
      </w:r>
      <w:r w:rsidR="00607E0F">
        <w:rPr>
          <w:rFonts w:ascii="Times New Roman" w:eastAsia="Calibri" w:hAnsi="Times New Roman" w:cs="Times New Roman"/>
          <w:sz w:val="24"/>
          <w:szCs w:val="24"/>
        </w:rPr>
        <w:t>.</w:t>
      </w:r>
    </w:p>
    <w:p w14:paraId="1B368D54" w14:textId="77777777" w:rsidR="00245B8E" w:rsidRDefault="00A704A4"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Chief among these </w:t>
      </w:r>
      <w:r w:rsidR="004A55F9">
        <w:rPr>
          <w:rFonts w:ascii="Times New Roman" w:eastAsia="Calibri" w:hAnsi="Times New Roman" w:cs="Times New Roman"/>
          <w:sz w:val="24"/>
          <w:szCs w:val="24"/>
        </w:rPr>
        <w:t>insights is my</w:t>
      </w:r>
      <w:r>
        <w:rPr>
          <w:rFonts w:ascii="Times New Roman" w:eastAsia="Calibri" w:hAnsi="Times New Roman" w:cs="Times New Roman"/>
          <w:sz w:val="24"/>
          <w:szCs w:val="24"/>
        </w:rPr>
        <w:t xml:space="preserve"> understanding of what exactly is an organization.</w:t>
      </w:r>
      <w:r w:rsidR="00CE224A">
        <w:rPr>
          <w:rFonts w:ascii="Times New Roman" w:eastAsia="Calibri" w:hAnsi="Times New Roman" w:cs="Times New Roman"/>
          <w:sz w:val="24"/>
          <w:szCs w:val="24"/>
        </w:rPr>
        <w:t xml:space="preserve"> </w:t>
      </w:r>
      <w:r w:rsidR="00CE224A" w:rsidRPr="00CE224A">
        <w:rPr>
          <w:rFonts w:ascii="Times New Roman" w:eastAsia="Calibri" w:hAnsi="Times New Roman" w:cs="Times New Roman"/>
          <w:sz w:val="24"/>
          <w:szCs w:val="24"/>
        </w:rPr>
        <w:t xml:space="preserve"> </w:t>
      </w:r>
      <w:r w:rsidR="00CE224A">
        <w:rPr>
          <w:rFonts w:ascii="Times New Roman" w:eastAsia="Calibri" w:hAnsi="Times New Roman" w:cs="Times New Roman"/>
          <w:sz w:val="24"/>
          <w:szCs w:val="24"/>
        </w:rPr>
        <w:t>As Hunt (2011) explains, there is no g</w:t>
      </w:r>
      <w:r w:rsidR="0052769B">
        <w:rPr>
          <w:rFonts w:ascii="Times New Roman" w:eastAsia="Calibri" w:hAnsi="Times New Roman" w:cs="Times New Roman"/>
          <w:sz w:val="24"/>
          <w:szCs w:val="24"/>
        </w:rPr>
        <w:t xml:space="preserve">enerally accepted definition of the social phenomenon we call </w:t>
      </w:r>
      <w:r w:rsidR="00CE224A">
        <w:rPr>
          <w:rFonts w:ascii="Times New Roman" w:eastAsia="Calibri" w:hAnsi="Times New Roman" w:cs="Times New Roman"/>
          <w:sz w:val="24"/>
          <w:szCs w:val="24"/>
        </w:rPr>
        <w:t xml:space="preserve">an </w:t>
      </w:r>
      <w:r w:rsidR="0052769B">
        <w:rPr>
          <w:rFonts w:ascii="Times New Roman" w:eastAsia="Calibri" w:hAnsi="Times New Roman" w:cs="Times New Roman"/>
          <w:sz w:val="24"/>
          <w:szCs w:val="24"/>
        </w:rPr>
        <w:t>organization.</w:t>
      </w:r>
      <w:r w:rsidR="00CE224A">
        <w:rPr>
          <w:rFonts w:ascii="Times New Roman" w:eastAsia="Calibri" w:hAnsi="Times New Roman" w:cs="Times New Roman"/>
          <w:sz w:val="24"/>
          <w:szCs w:val="24"/>
        </w:rPr>
        <w:t xml:space="preserve"> </w:t>
      </w:r>
      <w:r w:rsidR="0052769B">
        <w:rPr>
          <w:rFonts w:ascii="Times New Roman" w:eastAsia="Calibri" w:hAnsi="Times New Roman" w:cs="Times New Roman"/>
          <w:sz w:val="24"/>
          <w:szCs w:val="24"/>
        </w:rPr>
        <w:t xml:space="preserve"> I</w:t>
      </w:r>
      <w:r w:rsidR="00CE224A">
        <w:rPr>
          <w:rFonts w:ascii="Times New Roman" w:eastAsia="Calibri" w:hAnsi="Times New Roman" w:cs="Times New Roman"/>
          <w:sz w:val="24"/>
          <w:szCs w:val="24"/>
        </w:rPr>
        <w:t xml:space="preserve">ts meaning varies by approach to the topic.  However, an organization can be </w:t>
      </w:r>
      <w:r w:rsidR="00CE224A">
        <w:rPr>
          <w:rFonts w:ascii="Times New Roman" w:eastAsia="Calibri" w:hAnsi="Times New Roman" w:cs="Times New Roman"/>
          <w:sz w:val="24"/>
          <w:szCs w:val="24"/>
        </w:rPr>
        <w:lastRenderedPageBreak/>
        <w:t xml:space="preserve">broadly defined as a purposeful arrangement of social activity among two or more people for </w:t>
      </w:r>
      <w:r w:rsidR="000A562B">
        <w:rPr>
          <w:rFonts w:ascii="Times New Roman" w:eastAsia="Calibri" w:hAnsi="Times New Roman" w:cs="Times New Roman"/>
          <w:sz w:val="24"/>
          <w:szCs w:val="24"/>
        </w:rPr>
        <w:t>pursuing</w:t>
      </w:r>
      <w:r w:rsidR="00CE224A">
        <w:rPr>
          <w:rFonts w:ascii="Times New Roman" w:eastAsia="Calibri" w:hAnsi="Times New Roman" w:cs="Times New Roman"/>
          <w:sz w:val="24"/>
          <w:szCs w:val="24"/>
        </w:rPr>
        <w:t xml:space="preserve"> at least one </w:t>
      </w:r>
      <w:r w:rsidR="000A562B">
        <w:rPr>
          <w:rFonts w:ascii="Times New Roman" w:eastAsia="Calibri" w:hAnsi="Times New Roman" w:cs="Times New Roman"/>
          <w:sz w:val="24"/>
          <w:szCs w:val="24"/>
        </w:rPr>
        <w:t xml:space="preserve">agreed upon </w:t>
      </w:r>
      <w:r w:rsidR="00CE224A">
        <w:rPr>
          <w:rFonts w:ascii="Times New Roman" w:eastAsia="Calibri" w:hAnsi="Times New Roman" w:cs="Times New Roman"/>
          <w:sz w:val="24"/>
          <w:szCs w:val="24"/>
        </w:rPr>
        <w:t>objective.  Hunt further explains that organizations can be categorized as formal and informal and further subcategorized as utilitarian and normative.</w:t>
      </w:r>
    </w:p>
    <w:p w14:paraId="16D894E7" w14:textId="77777777" w:rsidR="004A55F9" w:rsidRDefault="004A55F9"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w:t>
      </w:r>
      <w:r w:rsidR="0067055F">
        <w:rPr>
          <w:rFonts w:ascii="Times New Roman" w:eastAsia="Calibri" w:hAnsi="Times New Roman" w:cs="Times New Roman"/>
          <w:sz w:val="24"/>
          <w:szCs w:val="24"/>
        </w:rPr>
        <w:t>t’s important to realize that</w:t>
      </w:r>
      <w:r w:rsidR="008D2589">
        <w:rPr>
          <w:rFonts w:ascii="Times New Roman" w:eastAsia="Calibri" w:hAnsi="Times New Roman" w:cs="Times New Roman"/>
          <w:sz w:val="24"/>
          <w:szCs w:val="24"/>
        </w:rPr>
        <w:t xml:space="preserve"> the categories are not mutually exclusive.  </w:t>
      </w:r>
      <w:r w:rsidR="006945F4">
        <w:rPr>
          <w:rFonts w:ascii="Times New Roman" w:eastAsia="Calibri" w:hAnsi="Times New Roman" w:cs="Times New Roman"/>
          <w:sz w:val="24"/>
          <w:szCs w:val="24"/>
        </w:rPr>
        <w:t xml:space="preserve">From </w:t>
      </w:r>
      <w:r w:rsidR="00CF6C55">
        <w:rPr>
          <w:rFonts w:ascii="Times New Roman" w:eastAsia="Calibri" w:hAnsi="Times New Roman" w:cs="Times New Roman"/>
          <w:sz w:val="24"/>
          <w:szCs w:val="24"/>
        </w:rPr>
        <w:t xml:space="preserve">my </w:t>
      </w:r>
      <w:r w:rsidR="006945F4">
        <w:rPr>
          <w:rFonts w:ascii="Times New Roman" w:eastAsia="Calibri" w:hAnsi="Times New Roman" w:cs="Times New Roman"/>
          <w:sz w:val="24"/>
          <w:szCs w:val="24"/>
        </w:rPr>
        <w:t xml:space="preserve">personal experience and </w:t>
      </w:r>
      <w:r w:rsidR="00CF6C55">
        <w:rPr>
          <w:rFonts w:ascii="Times New Roman" w:eastAsia="Calibri" w:hAnsi="Times New Roman" w:cs="Times New Roman"/>
          <w:sz w:val="24"/>
          <w:szCs w:val="24"/>
        </w:rPr>
        <w:t>study of the concepts of</w:t>
      </w:r>
      <w:r w:rsidR="006945F4">
        <w:rPr>
          <w:rFonts w:ascii="Times New Roman" w:eastAsia="Calibri" w:hAnsi="Times New Roman" w:cs="Times New Roman"/>
          <w:sz w:val="24"/>
          <w:szCs w:val="24"/>
        </w:rPr>
        <w:t xml:space="preserve"> leading theorists on the subject, it’s quite apparent that a single organization can take on all aspects of these categories within its </w:t>
      </w:r>
      <w:r w:rsidR="00217BED">
        <w:rPr>
          <w:rFonts w:ascii="Times New Roman" w:eastAsia="Calibri" w:hAnsi="Times New Roman" w:cs="Times New Roman"/>
          <w:sz w:val="24"/>
          <w:szCs w:val="24"/>
        </w:rPr>
        <w:t>boundarie</w:t>
      </w:r>
      <w:r w:rsidR="006945F4">
        <w:rPr>
          <w:rFonts w:ascii="Times New Roman" w:eastAsia="Calibri" w:hAnsi="Times New Roman" w:cs="Times New Roman"/>
          <w:sz w:val="24"/>
          <w:szCs w:val="24"/>
        </w:rPr>
        <w:t xml:space="preserve">s.  Informal sub-organizations can exist within a larger formal organization.  A normative organization may exhibit characteristics of a utilitarian organization and vice versa.  </w:t>
      </w:r>
    </w:p>
    <w:p w14:paraId="0DD51D0A" w14:textId="77777777" w:rsidR="004A55F9" w:rsidRDefault="004A55F9"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While this typology helps one understand the organization as a social phenomenon, I suspect it’s not how most people think about organizations.  I certainly never gave the issue much </w:t>
      </w:r>
      <w:r w:rsidR="00B22486">
        <w:rPr>
          <w:rFonts w:ascii="Times New Roman" w:eastAsia="Calibri" w:hAnsi="Times New Roman" w:cs="Times New Roman"/>
          <w:sz w:val="24"/>
          <w:szCs w:val="24"/>
        </w:rPr>
        <w:t xml:space="preserve">concerted </w:t>
      </w:r>
      <w:r>
        <w:rPr>
          <w:rFonts w:ascii="Times New Roman" w:eastAsia="Calibri" w:hAnsi="Times New Roman" w:cs="Times New Roman"/>
          <w:sz w:val="24"/>
          <w:szCs w:val="24"/>
        </w:rPr>
        <w:t>thought</w:t>
      </w:r>
      <w:r w:rsidR="00B22486">
        <w:rPr>
          <w:rFonts w:ascii="Times New Roman" w:eastAsia="Calibri" w:hAnsi="Times New Roman" w:cs="Times New Roman"/>
          <w:sz w:val="24"/>
          <w:szCs w:val="24"/>
        </w:rPr>
        <w:t xml:space="preserve">.  But that doesn’t mean I didn’t </w:t>
      </w:r>
      <w:r w:rsidR="00043A1C">
        <w:rPr>
          <w:rFonts w:ascii="Times New Roman" w:eastAsia="Calibri" w:hAnsi="Times New Roman" w:cs="Times New Roman"/>
          <w:sz w:val="24"/>
          <w:szCs w:val="24"/>
        </w:rPr>
        <w:t xml:space="preserve">hold </w:t>
      </w:r>
      <w:r w:rsidR="00B22486">
        <w:rPr>
          <w:rFonts w:ascii="Times New Roman" w:eastAsia="Calibri" w:hAnsi="Times New Roman" w:cs="Times New Roman"/>
          <w:sz w:val="24"/>
          <w:szCs w:val="24"/>
        </w:rPr>
        <w:t xml:space="preserve">specific notions </w:t>
      </w:r>
      <w:r w:rsidR="009F5DE1">
        <w:rPr>
          <w:rFonts w:ascii="Times New Roman" w:eastAsia="Calibri" w:hAnsi="Times New Roman" w:cs="Times New Roman"/>
          <w:sz w:val="24"/>
          <w:szCs w:val="24"/>
        </w:rPr>
        <w:t>about</w:t>
      </w:r>
      <w:r w:rsidR="00B22486">
        <w:rPr>
          <w:rFonts w:ascii="Times New Roman" w:eastAsia="Calibri" w:hAnsi="Times New Roman" w:cs="Times New Roman"/>
          <w:sz w:val="24"/>
          <w:szCs w:val="24"/>
        </w:rPr>
        <w:t xml:space="preserve"> organizations, albeit unconscious ones.</w:t>
      </w:r>
    </w:p>
    <w:p w14:paraId="43C7C82C" w14:textId="77777777" w:rsidR="00B22486" w:rsidRDefault="00B22486"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Previously, I conceived of organizations as </w:t>
      </w:r>
      <w:r w:rsidR="00043A1C">
        <w:rPr>
          <w:rFonts w:ascii="Times New Roman" w:eastAsia="Calibri" w:hAnsi="Times New Roman" w:cs="Times New Roman"/>
          <w:sz w:val="24"/>
          <w:szCs w:val="24"/>
        </w:rPr>
        <w:t>life</w:t>
      </w:r>
      <w:r>
        <w:rPr>
          <w:rFonts w:ascii="Times New Roman" w:eastAsia="Calibri" w:hAnsi="Times New Roman" w:cs="Times New Roman"/>
          <w:sz w:val="24"/>
          <w:szCs w:val="24"/>
        </w:rPr>
        <w:t xml:space="preserve">-like entities capable of independent motivations and action.  This conceptualization was likely formed and reinforced by the way the people around me spoke of organizations.  My father was an office manager for Brown Shoe Company during my entire childhood.  When he spoke about activities of the organization it was always as though the company was a person.  The same was true when those around me spoke about other organizations with which we interacted such as my elementary school, the school board, </w:t>
      </w:r>
      <w:r w:rsidR="0018771E">
        <w:rPr>
          <w:rFonts w:ascii="Times New Roman" w:eastAsia="Calibri" w:hAnsi="Times New Roman" w:cs="Times New Roman"/>
          <w:sz w:val="24"/>
          <w:szCs w:val="24"/>
        </w:rPr>
        <w:t xml:space="preserve">the boy’s club to which I belonged, the department of motor vehicles, </w:t>
      </w:r>
      <w:r>
        <w:rPr>
          <w:rFonts w:ascii="Times New Roman" w:eastAsia="Calibri" w:hAnsi="Times New Roman" w:cs="Times New Roman"/>
          <w:sz w:val="24"/>
          <w:szCs w:val="24"/>
        </w:rPr>
        <w:t>or city hall.</w:t>
      </w:r>
    </w:p>
    <w:p w14:paraId="62571B05" w14:textId="77777777" w:rsidR="00B22486" w:rsidRDefault="00B22486"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My study of organization theory and behavior has challenged this conceptualization of the organization.  </w:t>
      </w:r>
      <w:r w:rsidR="0091133F">
        <w:rPr>
          <w:rFonts w:ascii="Times New Roman" w:eastAsia="Calibri" w:hAnsi="Times New Roman" w:cs="Times New Roman"/>
          <w:sz w:val="24"/>
          <w:szCs w:val="24"/>
        </w:rPr>
        <w:t>What resonated most with me was the characterization of organization</w:t>
      </w:r>
      <w:r w:rsidR="00663992">
        <w:rPr>
          <w:rFonts w:ascii="Times New Roman" w:eastAsia="Calibri" w:hAnsi="Times New Roman" w:cs="Times New Roman"/>
          <w:sz w:val="24"/>
          <w:szCs w:val="24"/>
        </w:rPr>
        <w:t>s</w:t>
      </w:r>
      <w:r w:rsidR="0091133F">
        <w:rPr>
          <w:rFonts w:ascii="Times New Roman" w:eastAsia="Calibri" w:hAnsi="Times New Roman" w:cs="Times New Roman"/>
          <w:sz w:val="24"/>
          <w:szCs w:val="24"/>
        </w:rPr>
        <w:t xml:space="preserve"> that Miller and Fox (2019) articulated. </w:t>
      </w:r>
      <w:r w:rsidR="00663992">
        <w:rPr>
          <w:rFonts w:ascii="Times New Roman" w:eastAsia="Calibri" w:hAnsi="Times New Roman" w:cs="Times New Roman"/>
          <w:sz w:val="24"/>
          <w:szCs w:val="24"/>
        </w:rPr>
        <w:t xml:space="preserve"> As they stated, </w:t>
      </w:r>
      <w:r w:rsidR="00663992" w:rsidRPr="00663992">
        <w:rPr>
          <w:rFonts w:ascii="Times New Roman" w:eastAsia="Calibri" w:hAnsi="Times New Roman" w:cs="Times New Roman"/>
          <w:sz w:val="24"/>
          <w:szCs w:val="24"/>
        </w:rPr>
        <w:t>“</w:t>
      </w:r>
      <w:r w:rsidR="00663992">
        <w:rPr>
          <w:rFonts w:ascii="Times New Roman" w:eastAsia="Calibri" w:hAnsi="Times New Roman" w:cs="Times New Roman"/>
          <w:sz w:val="24"/>
          <w:szCs w:val="24"/>
        </w:rPr>
        <w:t>[i]</w:t>
      </w:r>
      <w:r w:rsidR="00663992" w:rsidRPr="00663992">
        <w:rPr>
          <w:rFonts w:ascii="Times New Roman" w:eastAsia="Calibri" w:hAnsi="Times New Roman" w:cs="Times New Roman"/>
          <w:sz w:val="24"/>
          <w:szCs w:val="24"/>
        </w:rPr>
        <w:t>nstitutions are sets of recursive practices sustained by resource appropriation and rules” (Miller &amp; Fox, 2019, p. 90).</w:t>
      </w:r>
      <w:r w:rsidR="00663992">
        <w:rPr>
          <w:rFonts w:ascii="Times New Roman" w:eastAsia="Calibri" w:hAnsi="Times New Roman" w:cs="Times New Roman"/>
          <w:sz w:val="24"/>
          <w:szCs w:val="24"/>
        </w:rPr>
        <w:t xml:space="preserve">  In other words, an organization is a human construct defined by the norms and expectations of its members, which the members must continually negotiate and affirm.  </w:t>
      </w:r>
      <w:r w:rsidR="00C33E45">
        <w:rPr>
          <w:rFonts w:ascii="Times New Roman" w:eastAsia="Calibri" w:hAnsi="Times New Roman" w:cs="Times New Roman"/>
          <w:sz w:val="24"/>
          <w:szCs w:val="24"/>
        </w:rPr>
        <w:t>This is how I have come to conceive of organizations.</w:t>
      </w:r>
    </w:p>
    <w:p w14:paraId="42B48341" w14:textId="77777777" w:rsidR="00BE6F52" w:rsidRDefault="00C33E45"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My study of organization theory and behavior has also affected my beliefs about human agency in the context of organizational life.  </w:t>
      </w:r>
      <w:r w:rsidR="00BE6F52" w:rsidRPr="00BE6F52">
        <w:rPr>
          <w:rFonts w:ascii="Times New Roman" w:eastAsia="Calibri" w:hAnsi="Times New Roman" w:cs="Times New Roman"/>
          <w:sz w:val="24"/>
          <w:szCs w:val="24"/>
        </w:rPr>
        <w:t>Agenc</w:t>
      </w:r>
      <w:r w:rsidR="00BE6F52">
        <w:rPr>
          <w:rFonts w:ascii="Times New Roman" w:eastAsia="Calibri" w:hAnsi="Times New Roman" w:cs="Times New Roman"/>
          <w:sz w:val="24"/>
          <w:szCs w:val="24"/>
        </w:rPr>
        <w:t>y is another concept to which I generally did not</w:t>
      </w:r>
      <w:r w:rsidR="00BE6F52" w:rsidRPr="00BE6F52">
        <w:rPr>
          <w:rFonts w:ascii="Times New Roman" w:eastAsia="Calibri" w:hAnsi="Times New Roman" w:cs="Times New Roman"/>
          <w:sz w:val="24"/>
          <w:szCs w:val="24"/>
        </w:rPr>
        <w:t xml:space="preserve"> give much thought</w:t>
      </w:r>
      <w:r w:rsidR="00BE6F52">
        <w:rPr>
          <w:rFonts w:ascii="Times New Roman" w:eastAsia="Calibri" w:hAnsi="Times New Roman" w:cs="Times New Roman"/>
          <w:sz w:val="24"/>
          <w:szCs w:val="24"/>
        </w:rPr>
        <w:t>.  I suspect this is also true of most people and they would</w:t>
      </w:r>
      <w:r w:rsidR="00BE6F52" w:rsidRPr="00BE6F52">
        <w:rPr>
          <w:rFonts w:ascii="Times New Roman" w:eastAsia="Calibri" w:hAnsi="Times New Roman" w:cs="Times New Roman"/>
          <w:sz w:val="24"/>
          <w:szCs w:val="24"/>
        </w:rPr>
        <w:t xml:space="preserve"> have a hard time explaining</w:t>
      </w:r>
      <w:r w:rsidR="00BE6F52">
        <w:rPr>
          <w:rFonts w:ascii="Times New Roman" w:eastAsia="Calibri" w:hAnsi="Times New Roman" w:cs="Times New Roman"/>
          <w:sz w:val="24"/>
          <w:szCs w:val="24"/>
        </w:rPr>
        <w:t xml:space="preserve"> the concept</w:t>
      </w:r>
      <w:r w:rsidR="00BE6F52" w:rsidRPr="00BE6F52">
        <w:rPr>
          <w:rFonts w:ascii="Times New Roman" w:eastAsia="Calibri" w:hAnsi="Times New Roman" w:cs="Times New Roman"/>
          <w:sz w:val="24"/>
          <w:szCs w:val="24"/>
        </w:rPr>
        <w:t>.  Agency can be thought of as the cognitive ability to choose one’s actions in response to the environment.  This is quite different from behavior, which can be generally defined as involuntary response to environmental stimuli (Fuchs, 2011).</w:t>
      </w:r>
    </w:p>
    <w:p w14:paraId="221C38CB" w14:textId="77777777" w:rsidR="00C33E45" w:rsidRDefault="00C33E45"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Throughout my life I’ve operated under the premise that membership in an organization required one to abdicate their human agency to a large measure.  Again, this belief was likely developed unconsciously </w:t>
      </w:r>
      <w:r w:rsidR="00E17484">
        <w:rPr>
          <w:rFonts w:ascii="Times New Roman" w:eastAsia="Calibri" w:hAnsi="Times New Roman" w:cs="Times New Roman"/>
          <w:sz w:val="24"/>
          <w:szCs w:val="24"/>
        </w:rPr>
        <w:t>because of</w:t>
      </w:r>
      <w:r>
        <w:rPr>
          <w:rFonts w:ascii="Times New Roman" w:eastAsia="Calibri" w:hAnsi="Times New Roman" w:cs="Times New Roman"/>
          <w:sz w:val="24"/>
          <w:szCs w:val="24"/>
        </w:rPr>
        <w:t xml:space="preserve"> primary socializa</w:t>
      </w:r>
      <w:r w:rsidR="00043A1C">
        <w:rPr>
          <w:rFonts w:ascii="Times New Roman" w:eastAsia="Calibri" w:hAnsi="Times New Roman" w:cs="Times New Roman"/>
          <w:sz w:val="24"/>
          <w:szCs w:val="24"/>
        </w:rPr>
        <w:t>tion and what I observed.  M</w:t>
      </w:r>
      <w:r>
        <w:rPr>
          <w:rFonts w:ascii="Times New Roman" w:eastAsia="Calibri" w:hAnsi="Times New Roman" w:cs="Times New Roman"/>
          <w:sz w:val="24"/>
          <w:szCs w:val="24"/>
        </w:rPr>
        <w:t>y father</w:t>
      </w:r>
      <w:r w:rsidR="00043A1C">
        <w:rPr>
          <w:rFonts w:ascii="Times New Roman" w:eastAsia="Calibri" w:hAnsi="Times New Roman" w:cs="Times New Roman"/>
          <w:sz w:val="24"/>
          <w:szCs w:val="24"/>
        </w:rPr>
        <w:t>’s obligations to the company for which he worked chiefly dictated when he</w:t>
      </w:r>
      <w:r>
        <w:rPr>
          <w:rFonts w:ascii="Times New Roman" w:eastAsia="Calibri" w:hAnsi="Times New Roman" w:cs="Times New Roman"/>
          <w:sz w:val="24"/>
          <w:szCs w:val="24"/>
        </w:rPr>
        <w:t xml:space="preserve"> </w:t>
      </w:r>
      <w:r w:rsidR="00A8351D">
        <w:rPr>
          <w:rFonts w:ascii="Times New Roman" w:eastAsia="Calibri" w:hAnsi="Times New Roman" w:cs="Times New Roman"/>
          <w:sz w:val="24"/>
          <w:szCs w:val="24"/>
        </w:rPr>
        <w:t>went to sleep</w:t>
      </w:r>
      <w:r>
        <w:rPr>
          <w:rFonts w:ascii="Times New Roman" w:eastAsia="Calibri" w:hAnsi="Times New Roman" w:cs="Times New Roman"/>
          <w:sz w:val="24"/>
          <w:szCs w:val="24"/>
        </w:rPr>
        <w:t xml:space="preserve"> </w:t>
      </w:r>
      <w:r w:rsidR="00043A1C">
        <w:rPr>
          <w:rFonts w:ascii="Times New Roman" w:eastAsia="Calibri" w:hAnsi="Times New Roman" w:cs="Times New Roman"/>
          <w:sz w:val="24"/>
          <w:szCs w:val="24"/>
        </w:rPr>
        <w:t xml:space="preserve">at night, </w:t>
      </w:r>
      <w:r>
        <w:rPr>
          <w:rFonts w:ascii="Times New Roman" w:eastAsia="Calibri" w:hAnsi="Times New Roman" w:cs="Times New Roman"/>
          <w:sz w:val="24"/>
          <w:szCs w:val="24"/>
        </w:rPr>
        <w:t xml:space="preserve">woke </w:t>
      </w:r>
      <w:r w:rsidR="00A8351D">
        <w:rPr>
          <w:rFonts w:ascii="Times New Roman" w:eastAsia="Calibri" w:hAnsi="Times New Roman" w:cs="Times New Roman"/>
          <w:sz w:val="24"/>
          <w:szCs w:val="24"/>
        </w:rPr>
        <w:t>in the morning</w:t>
      </w:r>
      <w:r w:rsidR="00043A1C">
        <w:rPr>
          <w:rFonts w:ascii="Times New Roman" w:eastAsia="Calibri" w:hAnsi="Times New Roman" w:cs="Times New Roman"/>
          <w:sz w:val="24"/>
          <w:szCs w:val="24"/>
        </w:rPr>
        <w:t>, and took vacation as well as a multitude of other family activities.</w:t>
      </w:r>
      <w:r w:rsidR="00A8351D">
        <w:rPr>
          <w:rFonts w:ascii="Times New Roman" w:eastAsia="Calibri" w:hAnsi="Times New Roman" w:cs="Times New Roman"/>
          <w:sz w:val="24"/>
          <w:szCs w:val="24"/>
        </w:rPr>
        <w:t xml:space="preserve"> </w:t>
      </w:r>
      <w:r w:rsidR="00043A1C">
        <w:rPr>
          <w:rFonts w:ascii="Times New Roman" w:eastAsia="Calibri" w:hAnsi="Times New Roman" w:cs="Times New Roman"/>
          <w:sz w:val="24"/>
          <w:szCs w:val="24"/>
        </w:rPr>
        <w:t>This</w:t>
      </w:r>
      <w:r w:rsidR="00A8351D">
        <w:rPr>
          <w:rFonts w:ascii="Times New Roman" w:eastAsia="Calibri" w:hAnsi="Times New Roman" w:cs="Times New Roman"/>
          <w:sz w:val="24"/>
          <w:szCs w:val="24"/>
        </w:rPr>
        <w:t xml:space="preserve"> in and of itself is not</w:t>
      </w:r>
      <w:r w:rsidR="00E51275">
        <w:rPr>
          <w:rFonts w:ascii="Times New Roman" w:eastAsia="Calibri" w:hAnsi="Times New Roman" w:cs="Times New Roman"/>
          <w:sz w:val="24"/>
          <w:szCs w:val="24"/>
        </w:rPr>
        <w:t xml:space="preserve"> necessarily</w:t>
      </w:r>
      <w:r w:rsidR="00A8351D">
        <w:rPr>
          <w:rFonts w:ascii="Times New Roman" w:eastAsia="Calibri" w:hAnsi="Times New Roman" w:cs="Times New Roman"/>
          <w:sz w:val="24"/>
          <w:szCs w:val="24"/>
        </w:rPr>
        <w:t xml:space="preserve"> a problem</w:t>
      </w:r>
      <w:r>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w:t>
      </w:r>
      <w:r w:rsidR="00043A1C">
        <w:rPr>
          <w:rFonts w:ascii="Times New Roman" w:eastAsia="Calibri" w:hAnsi="Times New Roman" w:cs="Times New Roman"/>
          <w:sz w:val="24"/>
          <w:szCs w:val="24"/>
        </w:rPr>
        <w:t xml:space="preserve">However, </w:t>
      </w:r>
      <w:r w:rsidR="00A8351D">
        <w:rPr>
          <w:rFonts w:ascii="Times New Roman" w:eastAsia="Calibri" w:hAnsi="Times New Roman" w:cs="Times New Roman"/>
          <w:sz w:val="24"/>
          <w:szCs w:val="24"/>
        </w:rPr>
        <w:t>he seemed</w:t>
      </w:r>
      <w:r w:rsidR="00043A1C">
        <w:rPr>
          <w:rFonts w:ascii="Times New Roman" w:eastAsia="Calibri" w:hAnsi="Times New Roman" w:cs="Times New Roman"/>
          <w:sz w:val="24"/>
          <w:szCs w:val="24"/>
        </w:rPr>
        <w:t xml:space="preserve"> to</w:t>
      </w:r>
      <w:r w:rsidR="00A8351D">
        <w:rPr>
          <w:rFonts w:ascii="Times New Roman" w:eastAsia="Calibri" w:hAnsi="Times New Roman" w:cs="Times New Roman"/>
          <w:sz w:val="24"/>
          <w:szCs w:val="24"/>
        </w:rPr>
        <w:t xml:space="preserve"> approach </w:t>
      </w:r>
      <w:r w:rsidR="00043A1C">
        <w:rPr>
          <w:rFonts w:ascii="Times New Roman" w:eastAsia="Calibri" w:hAnsi="Times New Roman" w:cs="Times New Roman"/>
          <w:sz w:val="24"/>
          <w:szCs w:val="24"/>
        </w:rPr>
        <w:t>the situation</w:t>
      </w:r>
      <w:r w:rsidR="00A8351D">
        <w:rPr>
          <w:rFonts w:ascii="Times New Roman" w:eastAsia="Calibri" w:hAnsi="Times New Roman" w:cs="Times New Roman"/>
          <w:sz w:val="24"/>
          <w:szCs w:val="24"/>
        </w:rPr>
        <w:t xml:space="preserve"> as though he had no choice.  The same was true of me when I began my career and found myself working 6 day, 60 hour weeks.  I did so as though I had no choice in the matter.  In my mind, I </w:t>
      </w:r>
      <w:r w:rsidR="001B5340">
        <w:rPr>
          <w:rFonts w:ascii="Times New Roman" w:eastAsia="Calibri" w:hAnsi="Times New Roman" w:cs="Times New Roman"/>
          <w:sz w:val="24"/>
          <w:szCs w:val="24"/>
        </w:rPr>
        <w:t xml:space="preserve">had to do </w:t>
      </w:r>
      <w:r w:rsidR="00A8351D">
        <w:rPr>
          <w:rFonts w:ascii="Times New Roman" w:eastAsia="Calibri" w:hAnsi="Times New Roman" w:cs="Times New Roman"/>
          <w:sz w:val="24"/>
          <w:szCs w:val="24"/>
        </w:rPr>
        <w:t>so because that was what the company required and I had no choice.  The tacit agree</w:t>
      </w:r>
      <w:r w:rsidR="00B87F93">
        <w:rPr>
          <w:rFonts w:ascii="Times New Roman" w:eastAsia="Calibri" w:hAnsi="Times New Roman" w:cs="Times New Roman"/>
          <w:sz w:val="24"/>
          <w:szCs w:val="24"/>
        </w:rPr>
        <w:t xml:space="preserve">ment was that in exchange for the benefits of organization membership (e.g., </w:t>
      </w:r>
      <w:r w:rsidR="00A8351D">
        <w:rPr>
          <w:rFonts w:ascii="Times New Roman" w:eastAsia="Calibri" w:hAnsi="Times New Roman" w:cs="Times New Roman"/>
          <w:sz w:val="24"/>
          <w:szCs w:val="24"/>
        </w:rPr>
        <w:t>regular paycheck</w:t>
      </w:r>
      <w:r w:rsidR="00B87F93">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I would abdicate hu</w:t>
      </w:r>
      <w:r w:rsidR="00B87F93">
        <w:rPr>
          <w:rFonts w:ascii="Times New Roman" w:eastAsia="Calibri" w:hAnsi="Times New Roman" w:cs="Times New Roman"/>
          <w:sz w:val="24"/>
          <w:szCs w:val="24"/>
        </w:rPr>
        <w:t>man agency to a large degree.  This meant</w:t>
      </w:r>
      <w:r w:rsidR="00A8351D">
        <w:rPr>
          <w:rFonts w:ascii="Times New Roman" w:eastAsia="Calibri" w:hAnsi="Times New Roman" w:cs="Times New Roman"/>
          <w:sz w:val="24"/>
          <w:szCs w:val="24"/>
        </w:rPr>
        <w:t xml:space="preserve"> do</w:t>
      </w:r>
      <w:r w:rsidR="00B87F93">
        <w:rPr>
          <w:rFonts w:ascii="Times New Roman" w:eastAsia="Calibri" w:hAnsi="Times New Roman" w:cs="Times New Roman"/>
          <w:sz w:val="24"/>
          <w:szCs w:val="24"/>
        </w:rPr>
        <w:t>ing</w:t>
      </w:r>
      <w:r w:rsidR="00A8351D">
        <w:rPr>
          <w:rFonts w:ascii="Times New Roman" w:eastAsia="Calibri" w:hAnsi="Times New Roman" w:cs="Times New Roman"/>
          <w:sz w:val="24"/>
          <w:szCs w:val="24"/>
        </w:rPr>
        <w:t xml:space="preserve"> as instructed</w:t>
      </w:r>
      <w:r w:rsidR="00B87F93">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when instructed</w:t>
      </w:r>
      <w:r w:rsidR="00B87F93">
        <w:rPr>
          <w:rFonts w:ascii="Times New Roman" w:eastAsia="Calibri" w:hAnsi="Times New Roman" w:cs="Times New Roman"/>
          <w:sz w:val="24"/>
          <w:szCs w:val="24"/>
        </w:rPr>
        <w:t>; conforming to</w:t>
      </w:r>
      <w:r w:rsidR="00A8351D">
        <w:rPr>
          <w:rFonts w:ascii="Times New Roman" w:eastAsia="Calibri" w:hAnsi="Times New Roman" w:cs="Times New Roman"/>
          <w:sz w:val="24"/>
          <w:szCs w:val="24"/>
        </w:rPr>
        <w:t xml:space="preserve"> rules </w:t>
      </w:r>
      <w:r w:rsidR="00B87F93">
        <w:rPr>
          <w:rFonts w:ascii="Times New Roman" w:eastAsia="Calibri" w:hAnsi="Times New Roman" w:cs="Times New Roman"/>
          <w:sz w:val="24"/>
          <w:szCs w:val="24"/>
        </w:rPr>
        <w:t xml:space="preserve">imposed by others; and </w:t>
      </w:r>
      <w:r w:rsidR="00A8351D">
        <w:rPr>
          <w:rFonts w:ascii="Times New Roman" w:eastAsia="Calibri" w:hAnsi="Times New Roman" w:cs="Times New Roman"/>
          <w:sz w:val="24"/>
          <w:szCs w:val="24"/>
        </w:rPr>
        <w:t>setting aside my own opinions and beliefs.</w:t>
      </w:r>
      <w:r w:rsidR="00551A0B">
        <w:rPr>
          <w:rFonts w:ascii="Times New Roman" w:eastAsia="Calibri" w:hAnsi="Times New Roman" w:cs="Times New Roman"/>
          <w:sz w:val="24"/>
          <w:szCs w:val="24"/>
        </w:rPr>
        <w:t xml:space="preserve">  However, this is little more than indentured servitude.  A well-paid slave is still a slave.</w:t>
      </w:r>
    </w:p>
    <w:p w14:paraId="2FBB97F8" w14:textId="77777777" w:rsidR="00551A0B" w:rsidRDefault="00A8351D"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What I’ve come to believe </w:t>
      </w:r>
      <w:r w:rsidR="00E802C4">
        <w:rPr>
          <w:rFonts w:ascii="Times New Roman" w:eastAsia="Calibri" w:hAnsi="Times New Roman" w:cs="Times New Roman"/>
          <w:sz w:val="24"/>
          <w:szCs w:val="24"/>
        </w:rPr>
        <w:t xml:space="preserve">is that human agency is not so much taken by the organization but relinquished by the individual.  All people </w:t>
      </w:r>
      <w:r w:rsidR="00E802C4" w:rsidRPr="00E802C4">
        <w:rPr>
          <w:rFonts w:ascii="Times New Roman" w:eastAsia="Calibri" w:hAnsi="Times New Roman" w:cs="Times New Roman"/>
          <w:sz w:val="24"/>
          <w:szCs w:val="24"/>
        </w:rPr>
        <w:t xml:space="preserve">have </w:t>
      </w:r>
      <w:r w:rsidR="00E802C4">
        <w:rPr>
          <w:rFonts w:ascii="Times New Roman" w:eastAsia="Calibri" w:hAnsi="Times New Roman" w:cs="Times New Roman"/>
          <w:sz w:val="24"/>
          <w:szCs w:val="24"/>
        </w:rPr>
        <w:t xml:space="preserve">human agency </w:t>
      </w:r>
      <w:r w:rsidR="00E802C4" w:rsidRPr="00E802C4">
        <w:rPr>
          <w:rFonts w:ascii="Times New Roman" w:eastAsia="Calibri" w:hAnsi="Times New Roman" w:cs="Times New Roman"/>
          <w:sz w:val="24"/>
          <w:szCs w:val="24"/>
        </w:rPr>
        <w:t xml:space="preserve">even in the </w:t>
      </w:r>
      <w:r w:rsidR="00E802C4">
        <w:rPr>
          <w:rFonts w:ascii="Times New Roman" w:eastAsia="Calibri" w:hAnsi="Times New Roman" w:cs="Times New Roman"/>
          <w:sz w:val="24"/>
          <w:szCs w:val="24"/>
        </w:rPr>
        <w:t xml:space="preserve">most </w:t>
      </w:r>
      <w:r w:rsidR="00602787">
        <w:rPr>
          <w:rFonts w:ascii="Times New Roman" w:eastAsia="Calibri" w:hAnsi="Times New Roman" w:cs="Times New Roman"/>
          <w:sz w:val="24"/>
          <w:szCs w:val="24"/>
        </w:rPr>
        <w:t>awful</w:t>
      </w:r>
      <w:r w:rsidR="00E802C4">
        <w:rPr>
          <w:rFonts w:ascii="Times New Roman" w:eastAsia="Calibri" w:hAnsi="Times New Roman" w:cs="Times New Roman"/>
          <w:sz w:val="24"/>
          <w:szCs w:val="24"/>
        </w:rPr>
        <w:t xml:space="preserve"> </w:t>
      </w:r>
      <w:r w:rsidR="00E802C4" w:rsidRPr="00E802C4">
        <w:rPr>
          <w:rFonts w:ascii="Times New Roman" w:eastAsia="Calibri" w:hAnsi="Times New Roman" w:cs="Times New Roman"/>
          <w:sz w:val="24"/>
          <w:szCs w:val="24"/>
        </w:rPr>
        <w:t xml:space="preserve">circumstances whether they </w:t>
      </w:r>
      <w:r w:rsidR="00602787">
        <w:rPr>
          <w:rFonts w:ascii="Times New Roman" w:eastAsia="Calibri" w:hAnsi="Times New Roman" w:cs="Times New Roman"/>
          <w:sz w:val="24"/>
          <w:szCs w:val="24"/>
        </w:rPr>
        <w:t>recognize</w:t>
      </w:r>
      <w:r w:rsidR="00602787" w:rsidRPr="00E802C4">
        <w:rPr>
          <w:rFonts w:ascii="Times New Roman" w:eastAsia="Calibri" w:hAnsi="Times New Roman" w:cs="Times New Roman"/>
          <w:sz w:val="24"/>
          <w:szCs w:val="24"/>
        </w:rPr>
        <w:t xml:space="preserve"> </w:t>
      </w:r>
      <w:r w:rsidR="00E802C4" w:rsidRPr="00E802C4">
        <w:rPr>
          <w:rFonts w:ascii="Times New Roman" w:eastAsia="Calibri" w:hAnsi="Times New Roman" w:cs="Times New Roman"/>
          <w:sz w:val="24"/>
          <w:szCs w:val="24"/>
        </w:rPr>
        <w:t>it or not.</w:t>
      </w:r>
      <w:r w:rsidR="00AB2218">
        <w:rPr>
          <w:rFonts w:ascii="Times New Roman" w:eastAsia="Calibri" w:hAnsi="Times New Roman" w:cs="Times New Roman"/>
          <w:sz w:val="24"/>
          <w:szCs w:val="24"/>
        </w:rPr>
        <w:t xml:space="preserve">  </w:t>
      </w:r>
      <w:r w:rsidR="00F06C89" w:rsidRPr="00F06C89">
        <w:rPr>
          <w:rFonts w:ascii="Times New Roman" w:eastAsia="Calibri" w:hAnsi="Times New Roman" w:cs="Times New Roman"/>
          <w:sz w:val="24"/>
          <w:szCs w:val="24"/>
        </w:rPr>
        <w:t xml:space="preserve">This is an important realization given the </w:t>
      </w:r>
      <w:r w:rsidR="009F34DF">
        <w:rPr>
          <w:rFonts w:ascii="Times New Roman" w:eastAsia="Calibri" w:hAnsi="Times New Roman" w:cs="Times New Roman"/>
          <w:sz w:val="24"/>
          <w:szCs w:val="24"/>
        </w:rPr>
        <w:t>pervasive</w:t>
      </w:r>
      <w:r w:rsidR="00F06C89" w:rsidRPr="00F06C89">
        <w:rPr>
          <w:rFonts w:ascii="Times New Roman" w:eastAsia="Calibri" w:hAnsi="Times New Roman" w:cs="Times New Roman"/>
          <w:sz w:val="24"/>
          <w:szCs w:val="24"/>
        </w:rPr>
        <w:t xml:space="preserve"> role that organizations have in human activity.  Life outcomes are largely driven by outcomes in organizational life; and outcomes in organizational life are a function of how one exercises agency</w:t>
      </w:r>
      <w:r w:rsidR="00BF244D">
        <w:rPr>
          <w:rFonts w:ascii="Times New Roman" w:eastAsia="Calibri" w:hAnsi="Times New Roman" w:cs="Times New Roman"/>
          <w:sz w:val="24"/>
          <w:szCs w:val="24"/>
        </w:rPr>
        <w:t>, which</w:t>
      </w:r>
      <w:r w:rsidR="00E802C4">
        <w:rPr>
          <w:rFonts w:ascii="Times New Roman" w:eastAsia="Calibri" w:hAnsi="Times New Roman" w:cs="Times New Roman"/>
          <w:sz w:val="24"/>
          <w:szCs w:val="24"/>
        </w:rPr>
        <w:t xml:space="preserve"> depends on the s</w:t>
      </w:r>
      <w:r w:rsidR="00AB2218">
        <w:rPr>
          <w:rFonts w:ascii="Times New Roman" w:eastAsia="Calibri" w:hAnsi="Times New Roman" w:cs="Times New Roman"/>
          <w:sz w:val="24"/>
          <w:szCs w:val="24"/>
        </w:rPr>
        <w:t xml:space="preserve">pecifics of the circumstances. </w:t>
      </w:r>
      <w:r w:rsidR="001D3EE9">
        <w:rPr>
          <w:rFonts w:ascii="Times New Roman" w:eastAsia="Calibri" w:hAnsi="Times New Roman" w:cs="Times New Roman"/>
          <w:sz w:val="24"/>
          <w:szCs w:val="24"/>
        </w:rPr>
        <w:t xml:space="preserve">This is apparent </w:t>
      </w:r>
      <w:r w:rsidR="00E51275">
        <w:rPr>
          <w:rFonts w:ascii="Times New Roman" w:eastAsia="Calibri" w:hAnsi="Times New Roman" w:cs="Times New Roman"/>
          <w:sz w:val="24"/>
          <w:szCs w:val="24"/>
        </w:rPr>
        <w:t xml:space="preserve">to me </w:t>
      </w:r>
      <w:r w:rsidR="001D3EE9">
        <w:rPr>
          <w:rFonts w:ascii="Times New Roman" w:eastAsia="Calibri" w:hAnsi="Times New Roman" w:cs="Times New Roman"/>
          <w:sz w:val="24"/>
          <w:szCs w:val="24"/>
        </w:rPr>
        <w:t>in the work of the human relations movement.</w:t>
      </w:r>
    </w:p>
    <w:p w14:paraId="4AC1BEDD" w14:textId="77777777" w:rsidR="001D3EE9" w:rsidRDefault="001D3EE9" w:rsidP="001D3EE9">
      <w:pPr>
        <w:spacing w:line="480" w:lineRule="auto"/>
        <w:ind w:firstLine="720"/>
        <w:rPr>
          <w:rFonts w:ascii="Times New Roman" w:eastAsia="Calibri" w:hAnsi="Times New Roman" w:cs="Times New Roman"/>
          <w:sz w:val="24"/>
          <w:szCs w:val="24"/>
        </w:rPr>
      </w:pPr>
      <w:r w:rsidRPr="001D3EE9">
        <w:rPr>
          <w:rFonts w:ascii="Times New Roman" w:eastAsia="Calibri" w:hAnsi="Times New Roman" w:cs="Times New Roman"/>
          <w:sz w:val="24"/>
          <w:szCs w:val="24"/>
        </w:rPr>
        <w:t xml:space="preserve">The observations of the theorists in the human relations movement demonstrate that organization members do not absentmindedly react to stimulus in the environment but respond </w:t>
      </w:r>
      <w:r w:rsidR="009F34DF">
        <w:rPr>
          <w:rFonts w:ascii="Times New Roman" w:eastAsia="Calibri" w:hAnsi="Times New Roman" w:cs="Times New Roman"/>
          <w:sz w:val="24"/>
          <w:szCs w:val="24"/>
        </w:rPr>
        <w:t>based on</w:t>
      </w:r>
      <w:r w:rsidRPr="001D3EE9">
        <w:rPr>
          <w:rFonts w:ascii="Times New Roman" w:eastAsia="Calibri" w:hAnsi="Times New Roman" w:cs="Times New Roman"/>
          <w:sz w:val="24"/>
          <w:szCs w:val="24"/>
        </w:rPr>
        <w:t xml:space="preserve"> the meaning they assign to events that occur in the organizational setting</w:t>
      </w:r>
      <w:r>
        <w:rPr>
          <w:rFonts w:ascii="Times New Roman" w:eastAsia="Calibri" w:hAnsi="Times New Roman" w:cs="Times New Roman"/>
          <w:sz w:val="24"/>
          <w:szCs w:val="24"/>
        </w:rPr>
        <w:t xml:space="preserve">.  </w:t>
      </w:r>
      <w:r w:rsidRPr="001D3EE9">
        <w:rPr>
          <w:rFonts w:ascii="Times New Roman" w:eastAsia="Calibri" w:hAnsi="Times New Roman" w:cs="Times New Roman"/>
          <w:sz w:val="24"/>
          <w:szCs w:val="24"/>
        </w:rPr>
        <w:t xml:space="preserve">The Hawthorne studies were conducted in an organization environment that employed policies, rules, regulations, and standard operating procedures (SOPs) aimed at increasing efficiency by eliminating the need for workers to make choices about their actions. </w:t>
      </w:r>
      <w:r>
        <w:rPr>
          <w:rFonts w:ascii="Times New Roman" w:eastAsia="Calibri" w:hAnsi="Times New Roman" w:cs="Times New Roman"/>
          <w:sz w:val="24"/>
          <w:szCs w:val="24"/>
        </w:rPr>
        <w:t xml:space="preserve"> Nevertheless, the human agency of the workers rose to the surface.  </w:t>
      </w:r>
      <w:r w:rsidRPr="001D3EE9">
        <w:rPr>
          <w:rFonts w:ascii="Times New Roman" w:eastAsia="Calibri" w:hAnsi="Times New Roman" w:cs="Times New Roman"/>
          <w:sz w:val="24"/>
          <w:szCs w:val="24"/>
        </w:rPr>
        <w:t>People</w:t>
      </w:r>
      <w:r>
        <w:rPr>
          <w:rFonts w:ascii="Times New Roman" w:eastAsia="Calibri" w:hAnsi="Times New Roman" w:cs="Times New Roman"/>
          <w:sz w:val="24"/>
          <w:szCs w:val="24"/>
        </w:rPr>
        <w:t xml:space="preserve"> can and do</w:t>
      </w:r>
      <w:r w:rsidRPr="001D3EE9">
        <w:rPr>
          <w:rFonts w:ascii="Times New Roman" w:eastAsia="Calibri" w:hAnsi="Times New Roman" w:cs="Times New Roman"/>
          <w:sz w:val="24"/>
          <w:szCs w:val="24"/>
        </w:rPr>
        <w:t xml:space="preserve"> exercise agency in an organizational setting even when efforts are made to eliminate human agency through policies, rules, regulations, and SOPs.</w:t>
      </w:r>
      <w:r w:rsidR="003B1443">
        <w:rPr>
          <w:rFonts w:ascii="Times New Roman" w:eastAsia="Calibri" w:hAnsi="Times New Roman" w:cs="Times New Roman"/>
          <w:sz w:val="24"/>
          <w:szCs w:val="24"/>
        </w:rPr>
        <w:t xml:space="preserve">  Even more, when conceived as a set of malleable recursive practices, an organization cannot exist without human agency.</w:t>
      </w:r>
    </w:p>
    <w:p w14:paraId="05C3FFDA" w14:textId="77777777" w:rsidR="003B1443" w:rsidRDefault="001D596C"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issue of human agency is inextricably linked to how change is effectuated in the context of the organization, which is another facet of organizational life about which my beliefs have evolved.</w:t>
      </w:r>
      <w:r w:rsidR="00F06C89">
        <w:rPr>
          <w:rFonts w:ascii="Times New Roman" w:eastAsia="Calibri" w:hAnsi="Times New Roman" w:cs="Times New Roman"/>
          <w:sz w:val="24"/>
          <w:szCs w:val="24"/>
        </w:rPr>
        <w:t xml:space="preserve">  My previous belief was that only high level</w:t>
      </w:r>
      <w:r w:rsidR="00706206">
        <w:rPr>
          <w:rFonts w:ascii="Times New Roman" w:eastAsia="Calibri" w:hAnsi="Times New Roman" w:cs="Times New Roman"/>
          <w:sz w:val="24"/>
          <w:szCs w:val="24"/>
        </w:rPr>
        <w:t xml:space="preserve"> elected and appointed</w:t>
      </w:r>
      <w:r w:rsidR="00F06C89">
        <w:rPr>
          <w:rFonts w:ascii="Times New Roman" w:eastAsia="Calibri" w:hAnsi="Times New Roman" w:cs="Times New Roman"/>
          <w:sz w:val="24"/>
          <w:szCs w:val="24"/>
        </w:rPr>
        <w:t xml:space="preserve"> fiduciary leaders have the authority</w:t>
      </w:r>
      <w:r w:rsidR="00706206">
        <w:rPr>
          <w:rFonts w:ascii="Times New Roman" w:eastAsia="Calibri" w:hAnsi="Times New Roman" w:cs="Times New Roman"/>
          <w:sz w:val="24"/>
          <w:szCs w:val="24"/>
        </w:rPr>
        <w:t xml:space="preserve"> and right</w:t>
      </w:r>
      <w:r w:rsidR="00F06C89">
        <w:rPr>
          <w:rFonts w:ascii="Times New Roman" w:eastAsia="Calibri" w:hAnsi="Times New Roman" w:cs="Times New Roman"/>
          <w:sz w:val="24"/>
          <w:szCs w:val="24"/>
        </w:rPr>
        <w:t xml:space="preserve"> to effectuate change.  This perception was reinforced by the hierarchical structure of most organizations.  Moving up in the organization</w:t>
      </w:r>
      <w:r w:rsidR="003D2367">
        <w:rPr>
          <w:rFonts w:ascii="Times New Roman" w:eastAsia="Calibri" w:hAnsi="Times New Roman" w:cs="Times New Roman"/>
          <w:sz w:val="24"/>
          <w:szCs w:val="24"/>
        </w:rPr>
        <w:t>al</w:t>
      </w:r>
      <w:r w:rsidR="00F06C89">
        <w:rPr>
          <w:rFonts w:ascii="Times New Roman" w:eastAsia="Calibri" w:hAnsi="Times New Roman" w:cs="Times New Roman"/>
          <w:sz w:val="24"/>
          <w:szCs w:val="24"/>
        </w:rPr>
        <w:t xml:space="preserve"> hierarchy was how one gained influence over</w:t>
      </w:r>
      <w:r w:rsidR="003D2367">
        <w:rPr>
          <w:rFonts w:ascii="Times New Roman" w:eastAsia="Calibri" w:hAnsi="Times New Roman" w:cs="Times New Roman"/>
          <w:sz w:val="24"/>
          <w:szCs w:val="24"/>
        </w:rPr>
        <w:t xml:space="preserve"> the</w:t>
      </w:r>
      <w:r w:rsidR="00F06C89">
        <w:rPr>
          <w:rFonts w:ascii="Times New Roman" w:eastAsia="Calibri" w:hAnsi="Times New Roman" w:cs="Times New Roman"/>
          <w:sz w:val="24"/>
          <w:szCs w:val="24"/>
        </w:rPr>
        <w:t xml:space="preserve"> organization</w:t>
      </w:r>
      <w:r w:rsidR="003D2367">
        <w:rPr>
          <w:rFonts w:ascii="Times New Roman" w:eastAsia="Calibri" w:hAnsi="Times New Roman" w:cs="Times New Roman"/>
          <w:sz w:val="24"/>
          <w:szCs w:val="24"/>
        </w:rPr>
        <w:t xml:space="preserve"> itself</w:t>
      </w:r>
      <w:r w:rsidR="00F06C89">
        <w:rPr>
          <w:rFonts w:ascii="Times New Roman" w:eastAsia="Calibri" w:hAnsi="Times New Roman" w:cs="Times New Roman"/>
          <w:sz w:val="24"/>
          <w:szCs w:val="24"/>
        </w:rPr>
        <w:t>.</w:t>
      </w:r>
      <w:r w:rsidR="003D2367">
        <w:rPr>
          <w:rFonts w:ascii="Times New Roman" w:eastAsia="Calibri" w:hAnsi="Times New Roman" w:cs="Times New Roman"/>
          <w:sz w:val="24"/>
          <w:szCs w:val="24"/>
        </w:rPr>
        <w:t xml:space="preserve">  However, if organizations are nothing more than </w:t>
      </w:r>
      <w:r w:rsidR="001B5340">
        <w:rPr>
          <w:rFonts w:ascii="Times New Roman" w:eastAsia="Calibri" w:hAnsi="Times New Roman" w:cs="Times New Roman"/>
          <w:sz w:val="24"/>
          <w:szCs w:val="24"/>
        </w:rPr>
        <w:t xml:space="preserve">malleable </w:t>
      </w:r>
      <w:r w:rsidR="003D2367">
        <w:rPr>
          <w:rFonts w:ascii="Times New Roman" w:eastAsia="Calibri" w:hAnsi="Times New Roman" w:cs="Times New Roman"/>
          <w:sz w:val="24"/>
          <w:szCs w:val="24"/>
        </w:rPr>
        <w:t xml:space="preserve">repeated </w:t>
      </w:r>
      <w:r w:rsidR="001B5340">
        <w:rPr>
          <w:rFonts w:ascii="Times New Roman" w:eastAsia="Calibri" w:hAnsi="Times New Roman" w:cs="Times New Roman"/>
          <w:sz w:val="24"/>
          <w:szCs w:val="24"/>
        </w:rPr>
        <w:t xml:space="preserve">patterns of </w:t>
      </w:r>
      <w:r w:rsidR="003D2367">
        <w:rPr>
          <w:rFonts w:ascii="Times New Roman" w:eastAsia="Calibri" w:hAnsi="Times New Roman" w:cs="Times New Roman"/>
          <w:sz w:val="24"/>
          <w:szCs w:val="24"/>
        </w:rPr>
        <w:t xml:space="preserve">social interactions, then any changes in those interactions can and will produce change in the organization to greater or lesser degree.  As Miller and Fox (2019) </w:t>
      </w:r>
      <w:r w:rsidR="00FF2A18">
        <w:rPr>
          <w:rFonts w:ascii="Times New Roman" w:eastAsia="Calibri" w:hAnsi="Times New Roman" w:cs="Times New Roman"/>
          <w:sz w:val="24"/>
          <w:szCs w:val="24"/>
        </w:rPr>
        <w:t>observe</w:t>
      </w:r>
      <w:r w:rsidR="001B5340">
        <w:rPr>
          <w:rFonts w:ascii="Times New Roman" w:eastAsia="Calibri" w:hAnsi="Times New Roman" w:cs="Times New Roman"/>
          <w:sz w:val="24"/>
          <w:szCs w:val="24"/>
        </w:rPr>
        <w:t>d</w:t>
      </w:r>
      <w:r w:rsidR="003D2367">
        <w:rPr>
          <w:rFonts w:ascii="Times New Roman" w:eastAsia="Calibri" w:hAnsi="Times New Roman" w:cs="Times New Roman"/>
          <w:sz w:val="24"/>
          <w:szCs w:val="24"/>
        </w:rPr>
        <w:t xml:space="preserve">, there are </w:t>
      </w:r>
      <w:r w:rsidR="00772954">
        <w:rPr>
          <w:rFonts w:ascii="Times New Roman" w:eastAsia="Calibri" w:hAnsi="Times New Roman" w:cs="Times New Roman"/>
          <w:sz w:val="24"/>
          <w:szCs w:val="24"/>
        </w:rPr>
        <w:t xml:space="preserve">adjustments to </w:t>
      </w:r>
      <w:r w:rsidR="003D2367">
        <w:rPr>
          <w:rFonts w:ascii="Times New Roman" w:eastAsia="Calibri" w:hAnsi="Times New Roman" w:cs="Times New Roman"/>
          <w:sz w:val="24"/>
          <w:szCs w:val="24"/>
        </w:rPr>
        <w:t>micro</w:t>
      </w:r>
      <w:r w:rsidR="00772954">
        <w:rPr>
          <w:rFonts w:ascii="Times New Roman" w:eastAsia="Calibri" w:hAnsi="Times New Roman" w:cs="Times New Roman"/>
          <w:sz w:val="24"/>
          <w:szCs w:val="24"/>
        </w:rPr>
        <w:t>-</w:t>
      </w:r>
      <w:r w:rsidR="003D2367">
        <w:rPr>
          <w:rFonts w:ascii="Times New Roman" w:eastAsia="Calibri" w:hAnsi="Times New Roman" w:cs="Times New Roman"/>
          <w:sz w:val="24"/>
          <w:szCs w:val="24"/>
        </w:rPr>
        <w:t xml:space="preserve">processes and rules occurring at the level of face-to-face encounters, interpersonal relations within groups, and </w:t>
      </w:r>
      <w:r w:rsidR="00772954">
        <w:rPr>
          <w:rFonts w:ascii="Times New Roman" w:eastAsia="Calibri" w:hAnsi="Times New Roman" w:cs="Times New Roman"/>
          <w:sz w:val="24"/>
          <w:szCs w:val="24"/>
        </w:rPr>
        <w:t xml:space="preserve">inter-group interactions.  </w:t>
      </w:r>
      <w:r w:rsidR="00FF2A18">
        <w:rPr>
          <w:rFonts w:ascii="Times New Roman" w:eastAsia="Calibri" w:hAnsi="Times New Roman" w:cs="Times New Roman"/>
          <w:sz w:val="24"/>
          <w:szCs w:val="24"/>
        </w:rPr>
        <w:t>Each of these instances represents an opportunity to either maintain or modify the organization.</w:t>
      </w:r>
    </w:p>
    <w:p w14:paraId="4B3B0052" w14:textId="77777777" w:rsidR="001442AA" w:rsidRDefault="001442AA"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Perhaps the most profound change in my perspective of organization dynamics is regarding guerilla activity within an organization</w:t>
      </w:r>
      <w:r w:rsidR="00650C28">
        <w:rPr>
          <w:rFonts w:ascii="Times New Roman" w:eastAsia="Calibri" w:hAnsi="Times New Roman" w:cs="Times New Roman"/>
          <w:sz w:val="24"/>
          <w:szCs w:val="24"/>
        </w:rPr>
        <w:t>al context</w:t>
      </w:r>
      <w:r>
        <w:rPr>
          <w:rFonts w:ascii="Times New Roman" w:eastAsia="Calibri" w:hAnsi="Times New Roman" w:cs="Times New Roman"/>
          <w:sz w:val="24"/>
          <w:szCs w:val="24"/>
        </w:rPr>
        <w:t xml:space="preserve">.  </w:t>
      </w:r>
      <w:r w:rsidRPr="001442AA">
        <w:rPr>
          <w:rFonts w:ascii="Times New Roman" w:eastAsia="Calibri" w:hAnsi="Times New Roman" w:cs="Times New Roman"/>
          <w:sz w:val="24"/>
          <w:szCs w:val="24"/>
        </w:rPr>
        <w:t>O’Leary (2020) introduced the concept of guerrilla government which she defined as “[p]ublic servants who disobey the wishes of their superiors – either directly or indirectly communicated – in order to do what they perceive is ‘the right thing’” (p. 4).  One can adapt this definition to apply to organizations more broadly and characterize guerrilla activity</w:t>
      </w:r>
      <w:r w:rsidR="001B5340">
        <w:rPr>
          <w:rFonts w:ascii="Times New Roman" w:eastAsia="Calibri" w:hAnsi="Times New Roman" w:cs="Times New Roman"/>
          <w:sz w:val="24"/>
          <w:szCs w:val="24"/>
        </w:rPr>
        <w:t xml:space="preserve"> in the context of organizations</w:t>
      </w:r>
      <w:r w:rsidRPr="001442AA">
        <w:rPr>
          <w:rFonts w:ascii="Times New Roman" w:eastAsia="Calibri" w:hAnsi="Times New Roman" w:cs="Times New Roman"/>
          <w:sz w:val="24"/>
          <w:szCs w:val="24"/>
        </w:rPr>
        <w:t xml:space="preserve"> as intentional actions and inactions taken by members of an org</w:t>
      </w:r>
      <w:r>
        <w:rPr>
          <w:rFonts w:ascii="Times New Roman" w:eastAsia="Calibri" w:hAnsi="Times New Roman" w:cs="Times New Roman"/>
          <w:sz w:val="24"/>
          <w:szCs w:val="24"/>
        </w:rPr>
        <w:t>anization in direct opposition to</w:t>
      </w:r>
      <w:r w:rsidRPr="001442AA">
        <w:rPr>
          <w:rFonts w:ascii="Times New Roman" w:eastAsia="Calibri" w:hAnsi="Times New Roman" w:cs="Times New Roman"/>
          <w:sz w:val="24"/>
          <w:szCs w:val="24"/>
        </w:rPr>
        <w:t xml:space="preserve"> the directly or indirectly communicated wishes of their organizational superiors.  I previously believed such </w:t>
      </w:r>
      <w:r w:rsidR="00ED6D20">
        <w:rPr>
          <w:rFonts w:ascii="Times New Roman" w:eastAsia="Calibri" w:hAnsi="Times New Roman" w:cs="Times New Roman"/>
          <w:sz w:val="24"/>
          <w:szCs w:val="24"/>
        </w:rPr>
        <w:t>action</w:t>
      </w:r>
      <w:r w:rsidRPr="001442AA">
        <w:rPr>
          <w:rFonts w:ascii="Times New Roman" w:eastAsia="Calibri" w:hAnsi="Times New Roman" w:cs="Times New Roman"/>
          <w:sz w:val="24"/>
          <w:szCs w:val="24"/>
        </w:rPr>
        <w:t xml:space="preserve"> was </w:t>
      </w:r>
      <w:r>
        <w:rPr>
          <w:rFonts w:ascii="Times New Roman" w:eastAsia="Calibri" w:hAnsi="Times New Roman" w:cs="Times New Roman"/>
          <w:sz w:val="24"/>
          <w:szCs w:val="24"/>
        </w:rPr>
        <w:t>seldom, if ever, proper</w:t>
      </w:r>
      <w:r w:rsidRPr="001442AA">
        <w:rPr>
          <w:rFonts w:ascii="Times New Roman" w:eastAsia="Calibri" w:hAnsi="Times New Roman" w:cs="Times New Roman"/>
          <w:sz w:val="24"/>
          <w:szCs w:val="24"/>
        </w:rPr>
        <w:t>.</w:t>
      </w:r>
      <w:r>
        <w:rPr>
          <w:rFonts w:ascii="Times New Roman" w:eastAsia="Calibri" w:hAnsi="Times New Roman" w:cs="Times New Roman"/>
          <w:sz w:val="24"/>
          <w:szCs w:val="24"/>
        </w:rPr>
        <w:t xml:space="preserve">  I considered it a sign of disloyalty to the organization and potentially damaging to it as well.  This was consistent with my notion of the Faustian bargain of </w:t>
      </w:r>
      <w:r w:rsidR="00AC0794">
        <w:rPr>
          <w:rFonts w:ascii="Times New Roman" w:eastAsia="Calibri" w:hAnsi="Times New Roman" w:cs="Times New Roman"/>
          <w:sz w:val="24"/>
          <w:szCs w:val="24"/>
        </w:rPr>
        <w:t xml:space="preserve">privileges of organizational membership </w:t>
      </w:r>
      <w:r>
        <w:rPr>
          <w:rFonts w:ascii="Times New Roman" w:eastAsia="Calibri" w:hAnsi="Times New Roman" w:cs="Times New Roman"/>
          <w:sz w:val="24"/>
          <w:szCs w:val="24"/>
        </w:rPr>
        <w:t>in exchange for abdicating human agency</w:t>
      </w:r>
      <w:r w:rsidR="00AC0794">
        <w:rPr>
          <w:rFonts w:ascii="Times New Roman" w:eastAsia="Calibri" w:hAnsi="Times New Roman" w:cs="Times New Roman"/>
          <w:sz w:val="24"/>
          <w:szCs w:val="24"/>
        </w:rPr>
        <w:t xml:space="preserve"> to a large degree as</w:t>
      </w:r>
      <w:r w:rsidR="00F648D4">
        <w:rPr>
          <w:rFonts w:ascii="Times New Roman" w:eastAsia="Calibri" w:hAnsi="Times New Roman" w:cs="Times New Roman"/>
          <w:sz w:val="24"/>
          <w:szCs w:val="24"/>
        </w:rPr>
        <w:t xml:space="preserve"> described above.</w:t>
      </w:r>
    </w:p>
    <w:p w14:paraId="3188377C" w14:textId="77777777" w:rsidR="001442AA" w:rsidRDefault="00AC0794"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eviden</w:t>
      </w:r>
      <w:r w:rsidR="00ED6D20">
        <w:rPr>
          <w:rFonts w:ascii="Times New Roman" w:eastAsia="Calibri" w:hAnsi="Times New Roman" w:cs="Times New Roman"/>
          <w:sz w:val="24"/>
          <w:szCs w:val="24"/>
        </w:rPr>
        <w:t>ce presented by O’Leary (2020)</w:t>
      </w:r>
      <w:r>
        <w:rPr>
          <w:rFonts w:ascii="Times New Roman" w:eastAsia="Calibri" w:hAnsi="Times New Roman" w:cs="Times New Roman"/>
          <w:sz w:val="24"/>
          <w:szCs w:val="24"/>
        </w:rPr>
        <w:t xml:space="preserve"> has led me to conclude</w:t>
      </w:r>
      <w:r w:rsidR="001442AA" w:rsidRPr="001442AA">
        <w:rPr>
          <w:rFonts w:ascii="Times New Roman" w:eastAsia="Calibri" w:hAnsi="Times New Roman" w:cs="Times New Roman"/>
          <w:sz w:val="24"/>
          <w:szCs w:val="24"/>
        </w:rPr>
        <w:t xml:space="preserve"> that </w:t>
      </w:r>
      <w:r>
        <w:rPr>
          <w:rFonts w:ascii="Times New Roman" w:eastAsia="Calibri" w:hAnsi="Times New Roman" w:cs="Times New Roman"/>
          <w:sz w:val="24"/>
          <w:szCs w:val="24"/>
        </w:rPr>
        <w:t>guerilla activity within an organization is a legitimate, appropriate, and useful method to effectuate beneficial change in an organization.  Not only is guerrilla activity</w:t>
      </w:r>
      <w:r w:rsidR="001442AA" w:rsidRPr="001442AA">
        <w:rPr>
          <w:rFonts w:ascii="Times New Roman" w:eastAsia="Calibri" w:hAnsi="Times New Roman" w:cs="Times New Roman"/>
          <w:sz w:val="24"/>
          <w:szCs w:val="24"/>
        </w:rPr>
        <w:t xml:space="preserve"> proper</w:t>
      </w:r>
      <w:r>
        <w:rPr>
          <w:rFonts w:ascii="Times New Roman" w:eastAsia="Calibri" w:hAnsi="Times New Roman" w:cs="Times New Roman"/>
          <w:sz w:val="24"/>
          <w:szCs w:val="24"/>
        </w:rPr>
        <w:t xml:space="preserve"> under the right conditions, it may also be a necessity</w:t>
      </w:r>
      <w:r w:rsidR="001442AA" w:rsidRPr="001442AA">
        <w:rPr>
          <w:rFonts w:ascii="Times New Roman" w:eastAsia="Calibri" w:hAnsi="Times New Roman" w:cs="Times New Roman"/>
          <w:sz w:val="24"/>
          <w:szCs w:val="24"/>
        </w:rPr>
        <w:t xml:space="preserve"> and </w:t>
      </w:r>
      <w:r>
        <w:rPr>
          <w:rFonts w:ascii="Times New Roman" w:eastAsia="Calibri" w:hAnsi="Times New Roman" w:cs="Times New Roman"/>
          <w:sz w:val="24"/>
          <w:szCs w:val="24"/>
        </w:rPr>
        <w:t xml:space="preserve">an </w:t>
      </w:r>
      <w:r w:rsidR="001442AA" w:rsidRPr="001442AA">
        <w:rPr>
          <w:rFonts w:ascii="Times New Roman" w:eastAsia="Calibri" w:hAnsi="Times New Roman" w:cs="Times New Roman"/>
          <w:sz w:val="24"/>
          <w:szCs w:val="24"/>
        </w:rPr>
        <w:t>ethical</w:t>
      </w:r>
      <w:r>
        <w:rPr>
          <w:rFonts w:ascii="Times New Roman" w:eastAsia="Calibri" w:hAnsi="Times New Roman" w:cs="Times New Roman"/>
          <w:sz w:val="24"/>
          <w:szCs w:val="24"/>
        </w:rPr>
        <w:t xml:space="preserve"> obligation.  </w:t>
      </w:r>
      <w:r w:rsidR="005C1034">
        <w:rPr>
          <w:rFonts w:ascii="Times New Roman" w:eastAsia="Calibri" w:hAnsi="Times New Roman" w:cs="Times New Roman"/>
          <w:sz w:val="24"/>
          <w:szCs w:val="24"/>
        </w:rPr>
        <w:t xml:space="preserve">Chester Bernard also observed that disobedience to organizational authority figures may be a moral responsibility under certain conditions (Fry &amp; Raadschelders, 2014, p. 252).  </w:t>
      </w:r>
      <w:r>
        <w:rPr>
          <w:rFonts w:ascii="Times New Roman" w:eastAsia="Calibri" w:hAnsi="Times New Roman" w:cs="Times New Roman"/>
          <w:sz w:val="24"/>
          <w:szCs w:val="24"/>
        </w:rPr>
        <w:t>O’Leary provides ample evidence that a</w:t>
      </w:r>
      <w:r w:rsidRPr="00AC0794">
        <w:rPr>
          <w:rFonts w:ascii="Times New Roman" w:eastAsia="Calibri" w:hAnsi="Times New Roman" w:cs="Times New Roman"/>
          <w:sz w:val="24"/>
          <w:szCs w:val="24"/>
        </w:rPr>
        <w:t xml:space="preserve">n organization can be changed for the better by means other than official action sanctioned by its </w:t>
      </w:r>
      <w:r w:rsidR="00C725A7">
        <w:rPr>
          <w:rFonts w:ascii="Times New Roman" w:eastAsia="Calibri" w:hAnsi="Times New Roman" w:cs="Times New Roman"/>
          <w:sz w:val="24"/>
          <w:szCs w:val="24"/>
        </w:rPr>
        <w:t xml:space="preserve">elected and appointed </w:t>
      </w:r>
      <w:r w:rsidRPr="00AC0794">
        <w:rPr>
          <w:rFonts w:ascii="Times New Roman" w:eastAsia="Calibri" w:hAnsi="Times New Roman" w:cs="Times New Roman"/>
          <w:sz w:val="24"/>
          <w:szCs w:val="24"/>
        </w:rPr>
        <w:t>fiduciary leaders and implemented within the boundaries of the organization</w:t>
      </w:r>
      <w:r>
        <w:rPr>
          <w:rFonts w:ascii="Times New Roman" w:eastAsia="Calibri" w:hAnsi="Times New Roman" w:cs="Times New Roman"/>
          <w:sz w:val="24"/>
          <w:szCs w:val="24"/>
        </w:rPr>
        <w:t>.</w:t>
      </w:r>
    </w:p>
    <w:p w14:paraId="51C566E3" w14:textId="77777777" w:rsidR="006867F3" w:rsidRPr="00640CC8" w:rsidRDefault="006867F3" w:rsidP="006867F3">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Effectuating Organizational Change</w:t>
      </w:r>
    </w:p>
    <w:p w14:paraId="1D090050" w14:textId="77777777" w:rsidR="005F1FAC" w:rsidRDefault="005F1FAC"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These four insights int</w:t>
      </w:r>
      <w:r w:rsidR="008A578E">
        <w:rPr>
          <w:rFonts w:ascii="Times New Roman" w:eastAsia="Calibri" w:hAnsi="Times New Roman" w:cs="Times New Roman"/>
          <w:sz w:val="24"/>
          <w:szCs w:val="24"/>
        </w:rPr>
        <w:t>o organization dynamics provide</w:t>
      </w:r>
      <w:r>
        <w:rPr>
          <w:rFonts w:ascii="Times New Roman" w:eastAsia="Calibri" w:hAnsi="Times New Roman" w:cs="Times New Roman"/>
          <w:sz w:val="24"/>
          <w:szCs w:val="24"/>
        </w:rPr>
        <w:t xml:space="preserve"> the foundation for an alternative perspective about effectuating organizational change.  I argue that setting </w:t>
      </w:r>
      <w:r w:rsidR="007533D8">
        <w:rPr>
          <w:rFonts w:ascii="Times New Roman" w:eastAsia="Calibri" w:hAnsi="Times New Roman" w:cs="Times New Roman"/>
          <w:sz w:val="24"/>
          <w:szCs w:val="24"/>
        </w:rPr>
        <w:t xml:space="preserve">objectives for an </w:t>
      </w:r>
      <w:r>
        <w:rPr>
          <w:rFonts w:ascii="Times New Roman" w:eastAsia="Calibri" w:hAnsi="Times New Roman" w:cs="Times New Roman"/>
          <w:sz w:val="24"/>
          <w:szCs w:val="24"/>
        </w:rPr>
        <w:t xml:space="preserve">organization and effectuating change to achieve those objectives are not the exclusive right and privilege of an organization’s </w:t>
      </w:r>
      <w:r w:rsidR="00C725A7">
        <w:rPr>
          <w:rFonts w:ascii="Times New Roman" w:eastAsia="Calibri" w:hAnsi="Times New Roman" w:cs="Times New Roman"/>
          <w:sz w:val="24"/>
          <w:szCs w:val="24"/>
        </w:rPr>
        <w:t xml:space="preserve">high level elected and appointed </w:t>
      </w:r>
      <w:r>
        <w:rPr>
          <w:rFonts w:ascii="Times New Roman" w:eastAsia="Calibri" w:hAnsi="Times New Roman" w:cs="Times New Roman"/>
          <w:sz w:val="24"/>
          <w:szCs w:val="24"/>
        </w:rPr>
        <w:t xml:space="preserve">fiduciary leaders.  Instead, every member of an organization has a warrant to </w:t>
      </w:r>
      <w:r w:rsidR="00DA7DAC">
        <w:rPr>
          <w:rFonts w:ascii="Times New Roman" w:eastAsia="Calibri" w:hAnsi="Times New Roman" w:cs="Times New Roman"/>
          <w:sz w:val="24"/>
          <w:szCs w:val="24"/>
        </w:rPr>
        <w:t>influence objectives and effectuate necessary change</w:t>
      </w:r>
      <w:r>
        <w:rPr>
          <w:rFonts w:ascii="Times New Roman" w:eastAsia="Calibri" w:hAnsi="Times New Roman" w:cs="Times New Roman"/>
          <w:sz w:val="24"/>
          <w:szCs w:val="24"/>
        </w:rPr>
        <w:t xml:space="preserve"> that is rooted in </w:t>
      </w:r>
      <w:r w:rsidR="00302357">
        <w:rPr>
          <w:rFonts w:ascii="Times New Roman" w:eastAsia="Calibri" w:hAnsi="Times New Roman" w:cs="Times New Roman"/>
          <w:sz w:val="24"/>
          <w:szCs w:val="24"/>
        </w:rPr>
        <w:t xml:space="preserve">their </w:t>
      </w:r>
      <w:r>
        <w:rPr>
          <w:rFonts w:ascii="Times New Roman" w:eastAsia="Calibri" w:hAnsi="Times New Roman" w:cs="Times New Roman"/>
          <w:sz w:val="24"/>
          <w:szCs w:val="24"/>
        </w:rPr>
        <w:t>human agency and their very membership in the organization.  In effect, this principle distributes authority for effectuating change throughout the organization to the individual members.</w:t>
      </w:r>
      <w:r w:rsidR="00302357">
        <w:rPr>
          <w:rFonts w:ascii="Times New Roman" w:eastAsia="Calibri" w:hAnsi="Times New Roman" w:cs="Times New Roman"/>
          <w:sz w:val="24"/>
          <w:szCs w:val="24"/>
        </w:rPr>
        <w:t xml:space="preserve">  </w:t>
      </w:r>
      <w:r w:rsidR="009F1A61">
        <w:rPr>
          <w:rFonts w:ascii="Times New Roman" w:eastAsia="Calibri" w:hAnsi="Times New Roman" w:cs="Times New Roman"/>
          <w:sz w:val="24"/>
          <w:szCs w:val="24"/>
        </w:rPr>
        <w:t xml:space="preserve">However, it does not obligate </w:t>
      </w:r>
      <w:r w:rsidR="00302357">
        <w:rPr>
          <w:rFonts w:ascii="Times New Roman" w:eastAsia="Calibri" w:hAnsi="Times New Roman" w:cs="Times New Roman"/>
          <w:sz w:val="24"/>
          <w:szCs w:val="24"/>
        </w:rPr>
        <w:t xml:space="preserve">every member of the organization </w:t>
      </w:r>
      <w:r w:rsidR="009F1A61">
        <w:rPr>
          <w:rFonts w:ascii="Times New Roman" w:eastAsia="Calibri" w:hAnsi="Times New Roman" w:cs="Times New Roman"/>
          <w:sz w:val="24"/>
          <w:szCs w:val="24"/>
        </w:rPr>
        <w:t>to exercise their</w:t>
      </w:r>
      <w:r w:rsidR="00302357">
        <w:rPr>
          <w:rFonts w:ascii="Times New Roman" w:eastAsia="Calibri" w:hAnsi="Times New Roman" w:cs="Times New Roman"/>
          <w:sz w:val="24"/>
          <w:szCs w:val="24"/>
        </w:rPr>
        <w:t xml:space="preserve"> right </w:t>
      </w:r>
      <w:r w:rsidR="009F1A61">
        <w:rPr>
          <w:rFonts w:ascii="Times New Roman" w:eastAsia="Calibri" w:hAnsi="Times New Roman" w:cs="Times New Roman"/>
          <w:sz w:val="24"/>
          <w:szCs w:val="24"/>
        </w:rPr>
        <w:t>in every or any situation.  In accordance with their human agency, each member has a choice.</w:t>
      </w:r>
    </w:p>
    <w:p w14:paraId="7D5DBB79" w14:textId="77777777" w:rsidR="00035CD8" w:rsidRDefault="00035CD8"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One might be concerned that distributing authority </w:t>
      </w:r>
      <w:r w:rsidR="004911CE">
        <w:rPr>
          <w:rFonts w:ascii="Times New Roman" w:eastAsia="Calibri" w:hAnsi="Times New Roman" w:cs="Times New Roman"/>
          <w:sz w:val="24"/>
          <w:szCs w:val="24"/>
        </w:rPr>
        <w:t xml:space="preserve">to initiate and pursue change </w:t>
      </w:r>
      <w:r>
        <w:rPr>
          <w:rFonts w:ascii="Times New Roman" w:eastAsia="Calibri" w:hAnsi="Times New Roman" w:cs="Times New Roman"/>
          <w:sz w:val="24"/>
          <w:szCs w:val="24"/>
        </w:rPr>
        <w:t xml:space="preserve">throughout the membership of an organization would inevitably lead to chaos.  This is a slippery slope argument.  There is no evidence that such an eventuality will occur.  </w:t>
      </w:r>
      <w:r w:rsidR="009A25F5">
        <w:rPr>
          <w:rFonts w:ascii="Times New Roman" w:eastAsia="Calibri" w:hAnsi="Times New Roman" w:cs="Times New Roman"/>
          <w:sz w:val="24"/>
          <w:szCs w:val="24"/>
        </w:rPr>
        <w:t>In fact</w:t>
      </w:r>
      <w:r>
        <w:rPr>
          <w:rFonts w:ascii="Times New Roman" w:eastAsia="Calibri" w:hAnsi="Times New Roman" w:cs="Times New Roman"/>
          <w:sz w:val="24"/>
          <w:szCs w:val="24"/>
        </w:rPr>
        <w:t xml:space="preserve">, it is unlikely to occur because of what Chester Bernard described as the “zone of indifference,” which is </w:t>
      </w:r>
      <w:r w:rsidR="00EA7AC7">
        <w:rPr>
          <w:rFonts w:ascii="Times New Roman" w:eastAsia="Calibri" w:hAnsi="Times New Roman" w:cs="Times New Roman"/>
          <w:sz w:val="24"/>
          <w:szCs w:val="24"/>
        </w:rPr>
        <w:t>the range of issues in which a member of an organization accepts</w:t>
      </w:r>
      <w:r w:rsidR="004911CE">
        <w:rPr>
          <w:rFonts w:ascii="Times New Roman" w:eastAsia="Calibri" w:hAnsi="Times New Roman" w:cs="Times New Roman"/>
          <w:sz w:val="24"/>
          <w:szCs w:val="24"/>
        </w:rPr>
        <w:t xml:space="preserve"> the</w:t>
      </w:r>
      <w:r w:rsidR="00EA7AC7">
        <w:rPr>
          <w:rFonts w:ascii="Times New Roman" w:eastAsia="Calibri" w:hAnsi="Times New Roman" w:cs="Times New Roman"/>
          <w:sz w:val="24"/>
          <w:szCs w:val="24"/>
        </w:rPr>
        <w:t xml:space="preserve"> directives and decisions of those higher in the organizational hierarchy without consideration of the merits of those directives and decisions (Fry &amp; Raadschelders, 2014, p. 252).  </w:t>
      </w:r>
      <w:r w:rsidR="004911CE">
        <w:rPr>
          <w:rFonts w:ascii="Times New Roman" w:eastAsia="Calibri" w:hAnsi="Times New Roman" w:cs="Times New Roman"/>
          <w:sz w:val="24"/>
          <w:szCs w:val="24"/>
        </w:rPr>
        <w:t>In effect, organization members choose not to exercise their agency in their zones of indifference.</w:t>
      </w:r>
    </w:p>
    <w:p w14:paraId="0FEE1CED" w14:textId="77777777" w:rsidR="00D21B40" w:rsidRDefault="000269B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As described by Miller and Fox (2019), an organization is not a person, organism, object, or physical entity.  It is a way of interacting to achieve agreed upon objectives defined and shaped by the norms and expectations of the members of the organization</w:t>
      </w:r>
      <w:r w:rsidR="005A5136">
        <w:rPr>
          <w:rFonts w:ascii="Times New Roman" w:eastAsia="Calibri" w:hAnsi="Times New Roman" w:cs="Times New Roman"/>
          <w:sz w:val="24"/>
          <w:szCs w:val="24"/>
        </w:rPr>
        <w:t>al group</w:t>
      </w:r>
      <w:r>
        <w:rPr>
          <w:rFonts w:ascii="Times New Roman" w:eastAsia="Calibri" w:hAnsi="Times New Roman" w:cs="Times New Roman"/>
          <w:sz w:val="24"/>
          <w:szCs w:val="24"/>
        </w:rPr>
        <w:t xml:space="preserve">.  Each person contributes to creating and sustaining the organization.  </w:t>
      </w:r>
      <w:r w:rsidR="005A5136">
        <w:rPr>
          <w:rFonts w:ascii="Times New Roman" w:eastAsia="Calibri" w:hAnsi="Times New Roman" w:cs="Times New Roman"/>
          <w:sz w:val="24"/>
          <w:szCs w:val="24"/>
        </w:rPr>
        <w:t>Not only does t</w:t>
      </w:r>
      <w:r w:rsidR="00A926BC">
        <w:rPr>
          <w:rFonts w:ascii="Times New Roman" w:eastAsia="Calibri" w:hAnsi="Times New Roman" w:cs="Times New Roman"/>
          <w:sz w:val="24"/>
          <w:szCs w:val="24"/>
        </w:rPr>
        <w:t>his impl</w:t>
      </w:r>
      <w:r w:rsidR="005A5136">
        <w:rPr>
          <w:rFonts w:ascii="Times New Roman" w:eastAsia="Calibri" w:hAnsi="Times New Roman" w:cs="Times New Roman"/>
          <w:sz w:val="24"/>
          <w:szCs w:val="24"/>
        </w:rPr>
        <w:t>y</w:t>
      </w:r>
      <w:r w:rsidR="00A926BC">
        <w:rPr>
          <w:rFonts w:ascii="Times New Roman" w:eastAsia="Calibri" w:hAnsi="Times New Roman" w:cs="Times New Roman"/>
          <w:sz w:val="24"/>
          <w:szCs w:val="24"/>
        </w:rPr>
        <w:t xml:space="preserve"> that</w:t>
      </w:r>
      <w:r w:rsidR="005A5136">
        <w:rPr>
          <w:rFonts w:ascii="Times New Roman" w:eastAsia="Calibri" w:hAnsi="Times New Roman" w:cs="Times New Roman"/>
          <w:sz w:val="24"/>
          <w:szCs w:val="24"/>
        </w:rPr>
        <w:t xml:space="preserve"> </w:t>
      </w:r>
      <w:r w:rsidR="00340A45">
        <w:rPr>
          <w:rFonts w:ascii="Times New Roman" w:eastAsia="Calibri" w:hAnsi="Times New Roman" w:cs="Times New Roman"/>
          <w:sz w:val="24"/>
          <w:szCs w:val="24"/>
        </w:rPr>
        <w:t xml:space="preserve">it is not necessary for members to </w:t>
      </w:r>
      <w:r w:rsidR="005A5136">
        <w:rPr>
          <w:rFonts w:ascii="Times New Roman" w:eastAsia="Calibri" w:hAnsi="Times New Roman" w:cs="Times New Roman"/>
          <w:sz w:val="24"/>
          <w:szCs w:val="24"/>
        </w:rPr>
        <w:t>abdicat</w:t>
      </w:r>
      <w:r w:rsidR="00340A45">
        <w:rPr>
          <w:rFonts w:ascii="Times New Roman" w:eastAsia="Calibri" w:hAnsi="Times New Roman" w:cs="Times New Roman"/>
          <w:sz w:val="24"/>
          <w:szCs w:val="24"/>
        </w:rPr>
        <w:t>e</w:t>
      </w:r>
      <w:r w:rsidR="005A5136">
        <w:rPr>
          <w:rFonts w:ascii="Times New Roman" w:eastAsia="Calibri" w:hAnsi="Times New Roman" w:cs="Times New Roman"/>
          <w:sz w:val="24"/>
          <w:szCs w:val="24"/>
        </w:rPr>
        <w:t xml:space="preserve"> human agency </w:t>
      </w:r>
      <w:r w:rsidR="00F65019">
        <w:rPr>
          <w:rFonts w:ascii="Times New Roman" w:eastAsia="Calibri" w:hAnsi="Times New Roman" w:cs="Times New Roman"/>
          <w:sz w:val="24"/>
          <w:szCs w:val="24"/>
        </w:rPr>
        <w:t xml:space="preserve">for </w:t>
      </w:r>
      <w:r w:rsidR="00A926BC">
        <w:rPr>
          <w:rFonts w:ascii="Times New Roman" w:eastAsia="Calibri" w:hAnsi="Times New Roman" w:cs="Times New Roman"/>
          <w:sz w:val="24"/>
          <w:szCs w:val="24"/>
        </w:rPr>
        <w:t>organization</w:t>
      </w:r>
      <w:r w:rsidR="00340A45">
        <w:rPr>
          <w:rFonts w:ascii="Times New Roman" w:eastAsia="Calibri" w:hAnsi="Times New Roman" w:cs="Times New Roman"/>
          <w:sz w:val="24"/>
          <w:szCs w:val="24"/>
        </w:rPr>
        <w:t>s to function</w:t>
      </w:r>
      <w:r w:rsidR="00F65019">
        <w:rPr>
          <w:rFonts w:ascii="Times New Roman" w:eastAsia="Calibri" w:hAnsi="Times New Roman" w:cs="Times New Roman"/>
          <w:sz w:val="24"/>
          <w:szCs w:val="24"/>
        </w:rPr>
        <w:t xml:space="preserve">, it also suggests that </w:t>
      </w:r>
      <w:r w:rsidR="004911CE">
        <w:rPr>
          <w:rFonts w:ascii="Times New Roman" w:eastAsia="Calibri" w:hAnsi="Times New Roman" w:cs="Times New Roman"/>
          <w:sz w:val="24"/>
          <w:szCs w:val="24"/>
        </w:rPr>
        <w:t xml:space="preserve">to a certain degree </w:t>
      </w:r>
      <w:r w:rsidR="00F65019">
        <w:rPr>
          <w:rFonts w:ascii="Times New Roman" w:eastAsia="Calibri" w:hAnsi="Times New Roman" w:cs="Times New Roman"/>
          <w:sz w:val="24"/>
          <w:szCs w:val="24"/>
        </w:rPr>
        <w:t>the organization</w:t>
      </w:r>
      <w:r w:rsidR="00A926BC">
        <w:rPr>
          <w:rFonts w:ascii="Times New Roman" w:eastAsia="Calibri" w:hAnsi="Times New Roman" w:cs="Times New Roman"/>
          <w:sz w:val="24"/>
          <w:szCs w:val="24"/>
        </w:rPr>
        <w:t xml:space="preserve"> in fact depends on human agency for its very existence.  Moreover, i</w:t>
      </w:r>
      <w:r>
        <w:rPr>
          <w:rFonts w:ascii="Times New Roman" w:eastAsia="Calibri" w:hAnsi="Times New Roman" w:cs="Times New Roman"/>
          <w:sz w:val="24"/>
          <w:szCs w:val="24"/>
        </w:rPr>
        <w:t xml:space="preserve">f one has the right to </w:t>
      </w:r>
      <w:r w:rsidR="00A926BC">
        <w:rPr>
          <w:rFonts w:ascii="Times New Roman" w:eastAsia="Calibri" w:hAnsi="Times New Roman" w:cs="Times New Roman"/>
          <w:sz w:val="24"/>
          <w:szCs w:val="24"/>
        </w:rPr>
        <w:t xml:space="preserve">help </w:t>
      </w:r>
      <w:r>
        <w:rPr>
          <w:rFonts w:ascii="Times New Roman" w:eastAsia="Calibri" w:hAnsi="Times New Roman" w:cs="Times New Roman"/>
          <w:sz w:val="24"/>
          <w:szCs w:val="24"/>
        </w:rPr>
        <w:t xml:space="preserve">create the organization, then by default one has the right to </w:t>
      </w:r>
      <w:r w:rsidR="00A926BC">
        <w:rPr>
          <w:rFonts w:ascii="Times New Roman" w:eastAsia="Calibri" w:hAnsi="Times New Roman" w:cs="Times New Roman"/>
          <w:sz w:val="24"/>
          <w:szCs w:val="24"/>
        </w:rPr>
        <w:t xml:space="preserve">help </w:t>
      </w:r>
      <w:r>
        <w:rPr>
          <w:rFonts w:ascii="Times New Roman" w:eastAsia="Calibri" w:hAnsi="Times New Roman" w:cs="Times New Roman"/>
          <w:sz w:val="24"/>
          <w:szCs w:val="24"/>
        </w:rPr>
        <w:t>re-create the organization</w:t>
      </w:r>
      <w:r w:rsidR="00C10EFC">
        <w:rPr>
          <w:rFonts w:ascii="Times New Roman" w:eastAsia="Calibri" w:hAnsi="Times New Roman" w:cs="Times New Roman"/>
          <w:sz w:val="24"/>
          <w:szCs w:val="24"/>
        </w:rPr>
        <w:t xml:space="preserve"> – that is, to create anew or change.</w:t>
      </w:r>
      <w:r w:rsidR="00D21B40">
        <w:rPr>
          <w:rFonts w:ascii="Times New Roman" w:eastAsia="Calibri" w:hAnsi="Times New Roman" w:cs="Times New Roman"/>
          <w:sz w:val="24"/>
          <w:szCs w:val="24"/>
        </w:rPr>
        <w:t xml:space="preserve">  In exercising one’s right to effectuate change, it is appropriate to use whatever means and methods that are at one’s disposal so long as they do not infringe upon the rights of another member of the organization.</w:t>
      </w:r>
      <w:r w:rsidR="00F65019">
        <w:rPr>
          <w:rFonts w:ascii="Times New Roman" w:eastAsia="Calibri" w:hAnsi="Times New Roman" w:cs="Times New Roman"/>
          <w:sz w:val="24"/>
          <w:szCs w:val="24"/>
        </w:rPr>
        <w:t xml:space="preserve">  </w:t>
      </w:r>
      <w:r w:rsidR="001B689A">
        <w:rPr>
          <w:rFonts w:ascii="Times New Roman" w:eastAsia="Calibri" w:hAnsi="Times New Roman" w:cs="Times New Roman"/>
          <w:sz w:val="24"/>
          <w:szCs w:val="24"/>
        </w:rPr>
        <w:t>This includes guerilla activity.</w:t>
      </w:r>
    </w:p>
    <w:p w14:paraId="3CD86F43" w14:textId="77777777" w:rsidR="00A926BC" w:rsidRDefault="00D21B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This perspective of organizational change is consistent with Mary Parker Follett’s concept of situational leadership.</w:t>
      </w:r>
      <w:r w:rsidR="00402E80">
        <w:rPr>
          <w:rFonts w:ascii="Times New Roman" w:eastAsia="Calibri" w:hAnsi="Times New Roman" w:cs="Times New Roman"/>
          <w:sz w:val="24"/>
          <w:szCs w:val="24"/>
        </w:rPr>
        <w:t xml:space="preserve"> </w:t>
      </w:r>
      <w:r w:rsidR="00890F7B">
        <w:rPr>
          <w:rFonts w:ascii="Times New Roman" w:eastAsia="Calibri" w:hAnsi="Times New Roman" w:cs="Times New Roman"/>
          <w:sz w:val="24"/>
          <w:szCs w:val="24"/>
        </w:rPr>
        <w:t xml:space="preserve"> </w:t>
      </w:r>
      <w:r w:rsidR="002E7B16">
        <w:rPr>
          <w:rFonts w:ascii="Times New Roman" w:eastAsia="Calibri" w:hAnsi="Times New Roman" w:cs="Times New Roman"/>
          <w:sz w:val="24"/>
          <w:szCs w:val="24"/>
        </w:rPr>
        <w:t xml:space="preserve">I interpret Follett’s concept of leadership as simply the ability to influence the behavior and actions of other organization members.  </w:t>
      </w:r>
      <w:r w:rsidR="00890F7B">
        <w:rPr>
          <w:rFonts w:ascii="Times New Roman" w:eastAsia="Calibri" w:hAnsi="Times New Roman" w:cs="Times New Roman"/>
          <w:sz w:val="24"/>
          <w:szCs w:val="24"/>
        </w:rPr>
        <w:t xml:space="preserve">According to Follett, effective leadership creates functional unity </w:t>
      </w:r>
      <w:r w:rsidR="00C51628">
        <w:rPr>
          <w:rFonts w:ascii="Times New Roman" w:eastAsia="Calibri" w:hAnsi="Times New Roman" w:cs="Times New Roman"/>
          <w:sz w:val="24"/>
          <w:szCs w:val="24"/>
        </w:rPr>
        <w:t xml:space="preserve">– a situation in which the contributions of individual members of </w:t>
      </w:r>
      <w:r w:rsidR="00890F7B">
        <w:rPr>
          <w:rFonts w:ascii="Times New Roman" w:eastAsia="Calibri" w:hAnsi="Times New Roman" w:cs="Times New Roman"/>
          <w:sz w:val="24"/>
          <w:szCs w:val="24"/>
        </w:rPr>
        <w:t>the organization</w:t>
      </w:r>
      <w:r w:rsidR="00C51628">
        <w:rPr>
          <w:rFonts w:ascii="Times New Roman" w:eastAsia="Calibri" w:hAnsi="Times New Roman" w:cs="Times New Roman"/>
          <w:sz w:val="24"/>
          <w:szCs w:val="24"/>
        </w:rPr>
        <w:t xml:space="preserve"> are coordinated base</w:t>
      </w:r>
      <w:r w:rsidR="0006477F">
        <w:rPr>
          <w:rFonts w:ascii="Times New Roman" w:eastAsia="Calibri" w:hAnsi="Times New Roman" w:cs="Times New Roman"/>
          <w:sz w:val="24"/>
          <w:szCs w:val="24"/>
        </w:rPr>
        <w:t>d</w:t>
      </w:r>
      <w:r w:rsidR="00C51628">
        <w:rPr>
          <w:rFonts w:ascii="Times New Roman" w:eastAsia="Calibri" w:hAnsi="Times New Roman" w:cs="Times New Roman"/>
          <w:sz w:val="24"/>
          <w:szCs w:val="24"/>
        </w:rPr>
        <w:t xml:space="preserve"> on their function (Fry &amp; Raadschelders, 2014, p 167; Eylon, 1998)</w:t>
      </w:r>
      <w:r w:rsidR="00890F7B">
        <w:rPr>
          <w:rFonts w:ascii="Times New Roman" w:eastAsia="Calibri" w:hAnsi="Times New Roman" w:cs="Times New Roman"/>
          <w:sz w:val="24"/>
          <w:szCs w:val="24"/>
        </w:rPr>
        <w:t>.  Follett contended that leadership of function was the most important of the types of leadership she defined.  Moreover, she argued that eventually organizational success would depend on widely diffusing leadership throughout an organization</w:t>
      </w:r>
      <w:r w:rsidR="002E7B16">
        <w:rPr>
          <w:rFonts w:ascii="Times New Roman" w:eastAsia="Calibri" w:hAnsi="Times New Roman" w:cs="Times New Roman"/>
          <w:sz w:val="24"/>
          <w:szCs w:val="24"/>
        </w:rPr>
        <w:t xml:space="preserve"> (Fry &amp; Raadschelders, 2014, pp. 167-168)</w:t>
      </w:r>
      <w:r w:rsidR="00890F7B">
        <w:rPr>
          <w:rFonts w:ascii="Times New Roman" w:eastAsia="Calibri" w:hAnsi="Times New Roman" w:cs="Times New Roman"/>
          <w:sz w:val="24"/>
          <w:szCs w:val="24"/>
        </w:rPr>
        <w:t>.</w:t>
      </w:r>
      <w:r w:rsidR="002D06B2">
        <w:rPr>
          <w:rFonts w:ascii="Times New Roman" w:eastAsia="Calibri" w:hAnsi="Times New Roman" w:cs="Times New Roman"/>
          <w:sz w:val="24"/>
          <w:szCs w:val="24"/>
        </w:rPr>
        <w:t xml:space="preserve">  According to Follett, functional unity would only occur when each member of the organization had the authority and responsibility appropriate to their specific </w:t>
      </w:r>
      <w:r w:rsidR="00646198">
        <w:rPr>
          <w:rFonts w:ascii="Times New Roman" w:eastAsia="Calibri" w:hAnsi="Times New Roman" w:cs="Times New Roman"/>
          <w:sz w:val="24"/>
          <w:szCs w:val="24"/>
        </w:rPr>
        <w:t>role</w:t>
      </w:r>
      <w:r w:rsidR="002D06B2">
        <w:rPr>
          <w:rFonts w:ascii="Times New Roman" w:eastAsia="Calibri" w:hAnsi="Times New Roman" w:cs="Times New Roman"/>
          <w:sz w:val="24"/>
          <w:szCs w:val="24"/>
        </w:rPr>
        <w:t xml:space="preserve"> (Eylon).</w:t>
      </w:r>
    </w:p>
    <w:p w14:paraId="56313BE6" w14:textId="77777777" w:rsidR="00D21B40" w:rsidRPr="00D21B40" w:rsidRDefault="00835E6E" w:rsidP="00D21B40">
      <w:pPr>
        <w:spacing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Dealing with</w:t>
      </w:r>
      <w:r w:rsidR="00D21B40" w:rsidRPr="00D21B40">
        <w:rPr>
          <w:rFonts w:ascii="Times New Roman" w:eastAsia="Calibri" w:hAnsi="Times New Roman" w:cs="Times New Roman"/>
          <w:b/>
          <w:sz w:val="24"/>
          <w:szCs w:val="24"/>
        </w:rPr>
        <w:t xml:space="preserve"> Organizational Dysfunction</w:t>
      </w:r>
    </w:p>
    <w:p w14:paraId="39D3C93C" w14:textId="77777777" w:rsidR="00EF7055" w:rsidRDefault="00D21B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notion that the authority to effectuate change is distributed throughout the</w:t>
      </w:r>
      <w:r w:rsidR="00952E4F">
        <w:rPr>
          <w:rFonts w:ascii="Times New Roman" w:eastAsia="Calibri" w:hAnsi="Times New Roman" w:cs="Times New Roman"/>
          <w:sz w:val="24"/>
          <w:szCs w:val="24"/>
        </w:rPr>
        <w:t xml:space="preserve"> membership of an</w:t>
      </w:r>
      <w:r>
        <w:rPr>
          <w:rFonts w:ascii="Times New Roman" w:eastAsia="Calibri" w:hAnsi="Times New Roman" w:cs="Times New Roman"/>
          <w:sz w:val="24"/>
          <w:szCs w:val="24"/>
        </w:rPr>
        <w:t xml:space="preserve"> organization can help </w:t>
      </w:r>
      <w:r w:rsidR="00F65019">
        <w:rPr>
          <w:rFonts w:ascii="Times New Roman" w:eastAsia="Calibri" w:hAnsi="Times New Roman" w:cs="Times New Roman"/>
          <w:sz w:val="24"/>
          <w:szCs w:val="24"/>
        </w:rPr>
        <w:t xml:space="preserve">cope with </w:t>
      </w:r>
      <w:r>
        <w:rPr>
          <w:rFonts w:ascii="Times New Roman" w:eastAsia="Calibri" w:hAnsi="Times New Roman" w:cs="Times New Roman"/>
          <w:sz w:val="24"/>
          <w:szCs w:val="24"/>
        </w:rPr>
        <w:t>various types of organizational dysfunction.</w:t>
      </w:r>
      <w:r w:rsidR="00AC0FD9">
        <w:rPr>
          <w:rFonts w:ascii="Times New Roman" w:eastAsia="Calibri" w:hAnsi="Times New Roman" w:cs="Times New Roman"/>
          <w:sz w:val="24"/>
          <w:szCs w:val="24"/>
        </w:rPr>
        <w:t xml:space="preserve">  </w:t>
      </w:r>
      <w:r w:rsidR="00FC41B5">
        <w:rPr>
          <w:rFonts w:ascii="Times New Roman" w:eastAsia="Calibri" w:hAnsi="Times New Roman" w:cs="Times New Roman"/>
          <w:sz w:val="24"/>
          <w:szCs w:val="24"/>
        </w:rPr>
        <w:t xml:space="preserve">It addresses at least </w:t>
      </w:r>
      <w:r w:rsidR="00AC0FD9">
        <w:rPr>
          <w:rFonts w:ascii="Times New Roman" w:eastAsia="Calibri" w:hAnsi="Times New Roman" w:cs="Times New Roman"/>
          <w:sz w:val="24"/>
          <w:szCs w:val="24"/>
        </w:rPr>
        <w:t>six dysfunctions</w:t>
      </w:r>
      <w:r w:rsidR="00FC41B5">
        <w:rPr>
          <w:rFonts w:ascii="Times New Roman" w:eastAsia="Calibri" w:hAnsi="Times New Roman" w:cs="Times New Roman"/>
          <w:sz w:val="24"/>
          <w:szCs w:val="24"/>
        </w:rPr>
        <w:t xml:space="preserve"> as I see it.  These include dehumanization, the paradox of rationality, bounded rationality, environmental change, whistleblowing, and ethical dilemmas.</w:t>
      </w:r>
    </w:p>
    <w:p w14:paraId="0CDBE51B" w14:textId="77777777" w:rsidR="004E24F1" w:rsidRDefault="003A18E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thesis </w:t>
      </w:r>
      <w:r w:rsidR="0088676E">
        <w:rPr>
          <w:rFonts w:ascii="Times New Roman" w:eastAsia="Calibri" w:hAnsi="Times New Roman" w:cs="Times New Roman"/>
          <w:sz w:val="24"/>
          <w:szCs w:val="24"/>
        </w:rPr>
        <w:t xml:space="preserve">I’ve </w:t>
      </w:r>
      <w:r>
        <w:rPr>
          <w:rFonts w:ascii="Times New Roman" w:eastAsia="Calibri" w:hAnsi="Times New Roman" w:cs="Times New Roman"/>
          <w:sz w:val="24"/>
          <w:szCs w:val="24"/>
        </w:rPr>
        <w:t>put forward counterbalances the dehumanizing effect that most approaches to organization seem to have on organization members and those they seek to serve.  The</w:t>
      </w:r>
      <w:r w:rsidR="007926DB">
        <w:rPr>
          <w:rFonts w:ascii="Times New Roman" w:eastAsia="Calibri" w:hAnsi="Times New Roman" w:cs="Times New Roman"/>
          <w:sz w:val="24"/>
          <w:szCs w:val="24"/>
        </w:rPr>
        <w:t xml:space="preserve"> machine paradigm of the organization exemplified by</w:t>
      </w:r>
      <w:r w:rsidR="004E24F1">
        <w:rPr>
          <w:rFonts w:ascii="Times New Roman" w:eastAsia="Calibri" w:hAnsi="Times New Roman" w:cs="Times New Roman"/>
          <w:sz w:val="24"/>
          <w:szCs w:val="24"/>
        </w:rPr>
        <w:t xml:space="preserve"> the</w:t>
      </w:r>
      <w:r w:rsidR="007926DB">
        <w:rPr>
          <w:rFonts w:ascii="Times New Roman" w:eastAsia="Calibri" w:hAnsi="Times New Roman" w:cs="Times New Roman"/>
          <w:sz w:val="24"/>
          <w:szCs w:val="24"/>
        </w:rPr>
        <w:t xml:space="preserve"> bureaucratic </w:t>
      </w:r>
      <w:r w:rsidR="00892ADB">
        <w:rPr>
          <w:rFonts w:ascii="Times New Roman" w:eastAsia="Calibri" w:hAnsi="Times New Roman" w:cs="Times New Roman"/>
          <w:sz w:val="24"/>
          <w:szCs w:val="24"/>
        </w:rPr>
        <w:t>structure</w:t>
      </w:r>
      <w:r>
        <w:rPr>
          <w:rFonts w:ascii="Times New Roman" w:eastAsia="Calibri" w:hAnsi="Times New Roman" w:cs="Times New Roman"/>
          <w:sz w:val="24"/>
          <w:szCs w:val="24"/>
        </w:rPr>
        <w:t xml:space="preserve"> </w:t>
      </w:r>
      <w:r w:rsidR="007926DB">
        <w:rPr>
          <w:rFonts w:ascii="Times New Roman" w:eastAsia="Calibri" w:hAnsi="Times New Roman" w:cs="Times New Roman"/>
          <w:sz w:val="24"/>
          <w:szCs w:val="24"/>
        </w:rPr>
        <w:t>described by</w:t>
      </w:r>
      <w:r>
        <w:rPr>
          <w:rFonts w:ascii="Times New Roman" w:eastAsia="Calibri" w:hAnsi="Times New Roman" w:cs="Times New Roman"/>
          <w:sz w:val="24"/>
          <w:szCs w:val="24"/>
        </w:rPr>
        <w:t xml:space="preserve"> Max Weber</w:t>
      </w:r>
      <w:r w:rsidR="004E24F1">
        <w:rPr>
          <w:rFonts w:ascii="Times New Roman" w:eastAsia="Calibri" w:hAnsi="Times New Roman" w:cs="Times New Roman"/>
          <w:sz w:val="24"/>
          <w:szCs w:val="24"/>
        </w:rPr>
        <w:t xml:space="preserve"> and the </w:t>
      </w:r>
      <w:r w:rsidR="007926DB">
        <w:rPr>
          <w:rFonts w:ascii="Times New Roman" w:eastAsia="Calibri" w:hAnsi="Times New Roman" w:cs="Times New Roman"/>
          <w:sz w:val="24"/>
          <w:szCs w:val="24"/>
        </w:rPr>
        <w:t>scientific management movement championed by Frederick Taylor</w:t>
      </w:r>
      <w:r w:rsidR="00892ADB">
        <w:rPr>
          <w:rFonts w:ascii="Times New Roman" w:eastAsia="Calibri" w:hAnsi="Times New Roman" w:cs="Times New Roman"/>
          <w:sz w:val="24"/>
          <w:szCs w:val="24"/>
        </w:rPr>
        <w:t xml:space="preserve"> is s</w:t>
      </w:r>
      <w:r w:rsidR="009A7EB5">
        <w:rPr>
          <w:rFonts w:ascii="Times New Roman" w:eastAsia="Calibri" w:hAnsi="Times New Roman" w:cs="Times New Roman"/>
          <w:sz w:val="24"/>
          <w:szCs w:val="24"/>
        </w:rPr>
        <w:t>till very much present in contemporary</w:t>
      </w:r>
      <w:r w:rsidR="00892ADB">
        <w:rPr>
          <w:rFonts w:ascii="Times New Roman" w:eastAsia="Calibri" w:hAnsi="Times New Roman" w:cs="Times New Roman"/>
          <w:sz w:val="24"/>
          <w:szCs w:val="24"/>
        </w:rPr>
        <w:t xml:space="preserve"> organizations.</w:t>
      </w:r>
      <w:r w:rsidR="009A7EB5">
        <w:rPr>
          <w:rFonts w:ascii="Times New Roman" w:eastAsia="Calibri" w:hAnsi="Times New Roman" w:cs="Times New Roman"/>
          <w:sz w:val="24"/>
          <w:szCs w:val="24"/>
        </w:rPr>
        <w:t xml:space="preserve">  </w:t>
      </w:r>
      <w:r w:rsidR="00FA38AB">
        <w:rPr>
          <w:rFonts w:ascii="Times New Roman" w:eastAsia="Calibri" w:hAnsi="Times New Roman" w:cs="Times New Roman"/>
          <w:sz w:val="24"/>
          <w:szCs w:val="24"/>
        </w:rPr>
        <w:t>I argue that t</w:t>
      </w:r>
      <w:r w:rsidR="009A7EB5">
        <w:rPr>
          <w:rFonts w:ascii="Times New Roman" w:eastAsia="Calibri" w:hAnsi="Times New Roman" w:cs="Times New Roman"/>
          <w:sz w:val="24"/>
          <w:szCs w:val="24"/>
        </w:rPr>
        <w:t>hese approaches to organization tend to dehum</w:t>
      </w:r>
      <w:r w:rsidR="00E312A6">
        <w:rPr>
          <w:rFonts w:ascii="Times New Roman" w:eastAsia="Calibri" w:hAnsi="Times New Roman" w:cs="Times New Roman"/>
          <w:sz w:val="24"/>
          <w:szCs w:val="24"/>
        </w:rPr>
        <w:t>anize people because they are predicated on the supposition that human agency must be suppressed in the pursuit of efficiency.  The thesis that I have put forward does not make such an assumption and instead affirms human agency.</w:t>
      </w:r>
    </w:p>
    <w:p w14:paraId="6AF0FC45" w14:textId="77777777" w:rsidR="004E24F1" w:rsidRDefault="00EB782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concepts that I have detailed</w:t>
      </w:r>
      <w:r w:rsidR="004E24F1">
        <w:rPr>
          <w:rFonts w:ascii="Times New Roman" w:eastAsia="Calibri" w:hAnsi="Times New Roman" w:cs="Times New Roman"/>
          <w:sz w:val="24"/>
          <w:szCs w:val="24"/>
        </w:rPr>
        <w:t xml:space="preserve"> address the paradox of rationality in which blind abidance to rationally constructed rules lead to irrational decisions and actions.</w:t>
      </w:r>
      <w:r w:rsidR="00E312A6">
        <w:rPr>
          <w:rFonts w:ascii="Times New Roman" w:eastAsia="Calibri" w:hAnsi="Times New Roman" w:cs="Times New Roman"/>
          <w:sz w:val="24"/>
          <w:szCs w:val="24"/>
        </w:rPr>
        <w:t xml:space="preserve"> </w:t>
      </w:r>
      <w:r w:rsidR="00F65019">
        <w:rPr>
          <w:rFonts w:ascii="Times New Roman" w:eastAsia="Calibri" w:hAnsi="Times New Roman" w:cs="Times New Roman"/>
          <w:sz w:val="24"/>
          <w:szCs w:val="24"/>
        </w:rPr>
        <w:t xml:space="preserve"> </w:t>
      </w:r>
      <w:r w:rsidR="00E312A6">
        <w:rPr>
          <w:rFonts w:ascii="Times New Roman" w:eastAsia="Calibri" w:hAnsi="Times New Roman" w:cs="Times New Roman"/>
          <w:sz w:val="24"/>
          <w:szCs w:val="24"/>
        </w:rPr>
        <w:t xml:space="preserve">The paradox of rationality </w:t>
      </w:r>
      <w:r w:rsidR="00FA38AB">
        <w:rPr>
          <w:rFonts w:ascii="Times New Roman" w:eastAsia="Calibri" w:hAnsi="Times New Roman" w:cs="Times New Roman"/>
          <w:sz w:val="24"/>
          <w:szCs w:val="24"/>
        </w:rPr>
        <w:t xml:space="preserve">likely </w:t>
      </w:r>
      <w:r w:rsidR="00E312A6">
        <w:rPr>
          <w:rFonts w:ascii="Times New Roman" w:eastAsia="Calibri" w:hAnsi="Times New Roman" w:cs="Times New Roman"/>
          <w:sz w:val="24"/>
          <w:szCs w:val="24"/>
        </w:rPr>
        <w:t xml:space="preserve">occurs </w:t>
      </w:r>
      <w:r>
        <w:rPr>
          <w:rFonts w:ascii="Times New Roman" w:eastAsia="Calibri" w:hAnsi="Times New Roman" w:cs="Times New Roman"/>
          <w:sz w:val="24"/>
          <w:szCs w:val="24"/>
        </w:rPr>
        <w:t xml:space="preserve">in large part </w:t>
      </w:r>
      <w:r w:rsidR="00E312A6">
        <w:rPr>
          <w:rFonts w:ascii="Times New Roman" w:eastAsia="Calibri" w:hAnsi="Times New Roman" w:cs="Times New Roman"/>
          <w:sz w:val="24"/>
          <w:szCs w:val="24"/>
        </w:rPr>
        <w:t xml:space="preserve">because organization members abdicate their human agency.  The </w:t>
      </w:r>
      <w:r>
        <w:rPr>
          <w:rFonts w:ascii="Times New Roman" w:eastAsia="Calibri" w:hAnsi="Times New Roman" w:cs="Times New Roman"/>
          <w:sz w:val="24"/>
          <w:szCs w:val="24"/>
        </w:rPr>
        <w:t xml:space="preserve">common approaches to </w:t>
      </w:r>
      <w:r w:rsidR="00F65019">
        <w:rPr>
          <w:rFonts w:ascii="Times New Roman" w:eastAsia="Calibri" w:hAnsi="Times New Roman" w:cs="Times New Roman"/>
          <w:sz w:val="24"/>
          <w:szCs w:val="24"/>
        </w:rPr>
        <w:t>organization</w:t>
      </w:r>
      <w:r w:rsidR="00E312A6">
        <w:rPr>
          <w:rFonts w:ascii="Times New Roman" w:eastAsia="Calibri" w:hAnsi="Times New Roman" w:cs="Times New Roman"/>
          <w:sz w:val="24"/>
          <w:szCs w:val="24"/>
        </w:rPr>
        <w:t xml:space="preserve"> severe the connection between mind and body</w:t>
      </w:r>
      <w:r>
        <w:rPr>
          <w:rFonts w:ascii="Times New Roman" w:eastAsia="Calibri" w:hAnsi="Times New Roman" w:cs="Times New Roman"/>
          <w:sz w:val="24"/>
          <w:szCs w:val="24"/>
        </w:rPr>
        <w:t xml:space="preserve"> by relegating thinking to a select few</w:t>
      </w:r>
      <w:r w:rsidR="00E312A6">
        <w:rPr>
          <w:rFonts w:ascii="Times New Roman" w:eastAsia="Calibri" w:hAnsi="Times New Roman" w:cs="Times New Roman"/>
          <w:sz w:val="24"/>
          <w:szCs w:val="24"/>
        </w:rPr>
        <w:t xml:space="preserve">.  </w:t>
      </w:r>
      <w:r w:rsidR="00F65019">
        <w:rPr>
          <w:rFonts w:ascii="Times New Roman" w:eastAsia="Calibri" w:hAnsi="Times New Roman" w:cs="Times New Roman"/>
          <w:sz w:val="24"/>
          <w:szCs w:val="24"/>
        </w:rPr>
        <w:t>This appears true even with organizations that fall into typologies</w:t>
      </w:r>
      <w:r w:rsidR="00FA38AB">
        <w:rPr>
          <w:rFonts w:ascii="Times New Roman" w:eastAsia="Calibri" w:hAnsi="Times New Roman" w:cs="Times New Roman"/>
          <w:sz w:val="24"/>
          <w:szCs w:val="24"/>
        </w:rPr>
        <w:t xml:space="preserve"> other than the classic paradigm</w:t>
      </w:r>
      <w:r w:rsidR="00F65019">
        <w:rPr>
          <w:rFonts w:ascii="Times New Roman" w:eastAsia="Calibri" w:hAnsi="Times New Roman" w:cs="Times New Roman"/>
          <w:sz w:val="24"/>
          <w:szCs w:val="24"/>
        </w:rPr>
        <w:t xml:space="preserve">.  The </w:t>
      </w:r>
      <w:r w:rsidR="00447E53">
        <w:rPr>
          <w:rFonts w:ascii="Times New Roman" w:eastAsia="Calibri" w:hAnsi="Times New Roman" w:cs="Times New Roman"/>
          <w:sz w:val="24"/>
          <w:szCs w:val="24"/>
        </w:rPr>
        <w:t>concepts</w:t>
      </w:r>
      <w:r w:rsidR="00F65019">
        <w:rPr>
          <w:rFonts w:ascii="Times New Roman" w:eastAsia="Calibri" w:hAnsi="Times New Roman" w:cs="Times New Roman"/>
          <w:sz w:val="24"/>
          <w:szCs w:val="24"/>
        </w:rPr>
        <w:t xml:space="preserve"> </w:t>
      </w:r>
      <w:r w:rsidR="00E312A6">
        <w:rPr>
          <w:rFonts w:ascii="Times New Roman" w:eastAsia="Calibri" w:hAnsi="Times New Roman" w:cs="Times New Roman"/>
          <w:sz w:val="24"/>
          <w:szCs w:val="24"/>
        </w:rPr>
        <w:t xml:space="preserve">I have </w:t>
      </w:r>
      <w:r w:rsidR="00447E53">
        <w:rPr>
          <w:rFonts w:ascii="Times New Roman" w:eastAsia="Calibri" w:hAnsi="Times New Roman" w:cs="Times New Roman"/>
          <w:sz w:val="24"/>
          <w:szCs w:val="24"/>
        </w:rPr>
        <w:t>detailed</w:t>
      </w:r>
      <w:r w:rsidR="00F65019">
        <w:rPr>
          <w:rFonts w:ascii="Times New Roman" w:eastAsia="Calibri" w:hAnsi="Times New Roman" w:cs="Times New Roman"/>
          <w:sz w:val="24"/>
          <w:szCs w:val="24"/>
        </w:rPr>
        <w:t xml:space="preserve"> </w:t>
      </w:r>
      <w:r w:rsidR="00E312A6">
        <w:rPr>
          <w:rFonts w:ascii="Times New Roman" w:eastAsia="Calibri" w:hAnsi="Times New Roman" w:cs="Times New Roman"/>
          <w:sz w:val="24"/>
          <w:szCs w:val="24"/>
        </w:rPr>
        <w:t>reunite mind and body thus empowering organization me</w:t>
      </w:r>
      <w:r w:rsidR="00F65019">
        <w:rPr>
          <w:rFonts w:ascii="Times New Roman" w:eastAsia="Calibri" w:hAnsi="Times New Roman" w:cs="Times New Roman"/>
          <w:sz w:val="24"/>
          <w:szCs w:val="24"/>
        </w:rPr>
        <w:t>mbers to pursue change</w:t>
      </w:r>
      <w:r w:rsidR="00E312A6">
        <w:rPr>
          <w:rFonts w:ascii="Times New Roman" w:eastAsia="Calibri" w:hAnsi="Times New Roman" w:cs="Times New Roman"/>
          <w:sz w:val="24"/>
          <w:szCs w:val="24"/>
        </w:rPr>
        <w:t xml:space="preserve"> to the rules </w:t>
      </w:r>
      <w:r w:rsidR="00F65019">
        <w:rPr>
          <w:rFonts w:ascii="Times New Roman" w:eastAsia="Calibri" w:hAnsi="Times New Roman" w:cs="Times New Roman"/>
          <w:sz w:val="24"/>
          <w:szCs w:val="24"/>
        </w:rPr>
        <w:t xml:space="preserve">and processes that </w:t>
      </w:r>
      <w:r w:rsidR="00E312A6">
        <w:rPr>
          <w:rFonts w:ascii="Times New Roman" w:eastAsia="Calibri" w:hAnsi="Times New Roman" w:cs="Times New Roman"/>
          <w:sz w:val="24"/>
          <w:szCs w:val="24"/>
        </w:rPr>
        <w:t xml:space="preserve">produce </w:t>
      </w:r>
      <w:r w:rsidR="00491772">
        <w:rPr>
          <w:rFonts w:ascii="Times New Roman" w:eastAsia="Calibri" w:hAnsi="Times New Roman" w:cs="Times New Roman"/>
          <w:sz w:val="24"/>
          <w:szCs w:val="24"/>
        </w:rPr>
        <w:t>undesirable outcomes.</w:t>
      </w:r>
    </w:p>
    <w:p w14:paraId="3A0ADD80" w14:textId="77777777" w:rsidR="004E24F1" w:rsidRDefault="00491772"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principles that I</w:t>
      </w:r>
      <w:r w:rsidR="00EB782B">
        <w:rPr>
          <w:rFonts w:ascii="Times New Roman" w:eastAsia="Calibri" w:hAnsi="Times New Roman" w:cs="Times New Roman"/>
          <w:sz w:val="24"/>
          <w:szCs w:val="24"/>
        </w:rPr>
        <w:t xml:space="preserve"> ha</w:t>
      </w:r>
      <w:r>
        <w:rPr>
          <w:rFonts w:ascii="Times New Roman" w:eastAsia="Calibri" w:hAnsi="Times New Roman" w:cs="Times New Roman"/>
          <w:sz w:val="24"/>
          <w:szCs w:val="24"/>
        </w:rPr>
        <w:t>ve described also mitigate</w:t>
      </w:r>
      <w:r w:rsidR="004E24F1">
        <w:rPr>
          <w:rFonts w:ascii="Times New Roman" w:eastAsia="Calibri" w:hAnsi="Times New Roman" w:cs="Times New Roman"/>
          <w:sz w:val="24"/>
          <w:szCs w:val="24"/>
        </w:rPr>
        <w:t xml:space="preserve"> the limitations of bounded rationality.</w:t>
      </w:r>
      <w:r>
        <w:rPr>
          <w:rFonts w:ascii="Times New Roman" w:eastAsia="Calibri" w:hAnsi="Times New Roman" w:cs="Times New Roman"/>
          <w:sz w:val="24"/>
          <w:szCs w:val="24"/>
        </w:rPr>
        <w:t xml:space="preserve">  </w:t>
      </w:r>
      <w:r w:rsidR="0037249D">
        <w:rPr>
          <w:rFonts w:ascii="Times New Roman" w:eastAsia="Calibri" w:hAnsi="Times New Roman" w:cs="Times New Roman"/>
          <w:sz w:val="24"/>
          <w:szCs w:val="24"/>
        </w:rPr>
        <w:t xml:space="preserve">As formulated by Herbert Simon, bounded rationality is the notion that human decision making is constrained by the limits of human cognitive abilities.  In an organizational context, these limitations make it impossible for the decision maker to be aware of or able to respond to all stimuli from the operating environment, </w:t>
      </w:r>
      <w:r w:rsidR="00E428C9">
        <w:rPr>
          <w:rFonts w:ascii="Times New Roman" w:eastAsia="Calibri" w:hAnsi="Times New Roman" w:cs="Times New Roman"/>
          <w:sz w:val="24"/>
          <w:szCs w:val="24"/>
        </w:rPr>
        <w:t>caps</w:t>
      </w:r>
      <w:r w:rsidR="0037249D">
        <w:rPr>
          <w:rFonts w:ascii="Times New Roman" w:eastAsia="Calibri" w:hAnsi="Times New Roman" w:cs="Times New Roman"/>
          <w:sz w:val="24"/>
          <w:szCs w:val="24"/>
        </w:rPr>
        <w:t xml:space="preserve"> the information stored in memory that the person can bring to bear on a decision, and </w:t>
      </w:r>
      <w:r w:rsidR="00E428C9">
        <w:rPr>
          <w:rFonts w:ascii="Times New Roman" w:eastAsia="Calibri" w:hAnsi="Times New Roman" w:cs="Times New Roman"/>
          <w:sz w:val="24"/>
          <w:szCs w:val="24"/>
        </w:rPr>
        <w:t>restricts the effectiveness of the decision-making process</w:t>
      </w:r>
      <w:r w:rsidR="00F65019">
        <w:rPr>
          <w:rFonts w:ascii="Times New Roman" w:eastAsia="Calibri" w:hAnsi="Times New Roman" w:cs="Times New Roman"/>
          <w:sz w:val="24"/>
          <w:szCs w:val="24"/>
        </w:rPr>
        <w:t xml:space="preserve"> (Fry &amp; Raadschelders, </w:t>
      </w:r>
      <w:r w:rsidR="00F65019" w:rsidRPr="00F65019">
        <w:rPr>
          <w:rFonts w:ascii="Times New Roman" w:eastAsia="Calibri" w:hAnsi="Times New Roman" w:cs="Times New Roman"/>
          <w:sz w:val="24"/>
          <w:szCs w:val="24"/>
        </w:rPr>
        <w:t>2014</w:t>
      </w:r>
      <w:r w:rsidR="00F65019">
        <w:rPr>
          <w:rFonts w:ascii="Times New Roman" w:eastAsia="Calibri" w:hAnsi="Times New Roman" w:cs="Times New Roman"/>
          <w:sz w:val="24"/>
          <w:szCs w:val="24"/>
        </w:rPr>
        <w:t>)</w:t>
      </w:r>
      <w:r w:rsidR="00E428C9">
        <w:rPr>
          <w:rFonts w:ascii="Times New Roman" w:eastAsia="Calibri" w:hAnsi="Times New Roman" w:cs="Times New Roman"/>
          <w:sz w:val="24"/>
          <w:szCs w:val="24"/>
        </w:rPr>
        <w:t>.</w:t>
      </w:r>
      <w:r w:rsidR="00797936">
        <w:rPr>
          <w:rFonts w:ascii="Times New Roman" w:eastAsia="Calibri" w:hAnsi="Times New Roman" w:cs="Times New Roman"/>
          <w:sz w:val="24"/>
          <w:szCs w:val="24"/>
        </w:rPr>
        <w:t xml:space="preserve">  These constraints are exacerbated by organizational approaches that severe the mind and body connection by relegating thinking only to managers in proportion to their place in the organization hierarchy.  The thesis that I have </w:t>
      </w:r>
      <w:r w:rsidR="00F65019">
        <w:rPr>
          <w:rFonts w:ascii="Times New Roman" w:eastAsia="Calibri" w:hAnsi="Times New Roman" w:cs="Times New Roman"/>
          <w:sz w:val="24"/>
          <w:szCs w:val="24"/>
        </w:rPr>
        <w:t xml:space="preserve">put forward </w:t>
      </w:r>
      <w:r w:rsidR="00797936">
        <w:rPr>
          <w:rFonts w:ascii="Times New Roman" w:eastAsia="Calibri" w:hAnsi="Times New Roman" w:cs="Times New Roman"/>
          <w:sz w:val="24"/>
          <w:szCs w:val="24"/>
        </w:rPr>
        <w:t>overcomes bounded rationality by distributing authority to think and act throughout the organ</w:t>
      </w:r>
      <w:r w:rsidR="00F65019">
        <w:rPr>
          <w:rFonts w:ascii="Times New Roman" w:eastAsia="Calibri" w:hAnsi="Times New Roman" w:cs="Times New Roman"/>
          <w:sz w:val="24"/>
          <w:szCs w:val="24"/>
        </w:rPr>
        <w:t>ization thereby</w:t>
      </w:r>
      <w:r w:rsidR="00EB782B">
        <w:rPr>
          <w:rFonts w:ascii="Times New Roman" w:eastAsia="Calibri" w:hAnsi="Times New Roman" w:cs="Times New Roman"/>
          <w:sz w:val="24"/>
          <w:szCs w:val="24"/>
        </w:rPr>
        <w:t xml:space="preserve"> accessing</w:t>
      </w:r>
      <w:r w:rsidR="00F65019">
        <w:rPr>
          <w:rFonts w:ascii="Times New Roman" w:eastAsia="Calibri" w:hAnsi="Times New Roman" w:cs="Times New Roman"/>
          <w:sz w:val="24"/>
          <w:szCs w:val="24"/>
        </w:rPr>
        <w:t xml:space="preserve"> the</w:t>
      </w:r>
      <w:r w:rsidR="00EB782B">
        <w:rPr>
          <w:rFonts w:ascii="Times New Roman" w:eastAsia="Calibri" w:hAnsi="Times New Roman" w:cs="Times New Roman"/>
          <w:sz w:val="24"/>
          <w:szCs w:val="24"/>
        </w:rPr>
        <w:t xml:space="preserve"> previously idle cognitive capacity of organization members.</w:t>
      </w:r>
    </w:p>
    <w:p w14:paraId="4DE049D8" w14:textId="77777777" w:rsidR="004E24F1" w:rsidRDefault="00EB782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w:t>
      </w:r>
      <w:r w:rsidR="00ED2A17">
        <w:rPr>
          <w:rFonts w:ascii="Times New Roman" w:eastAsia="Calibri" w:hAnsi="Times New Roman" w:cs="Times New Roman"/>
          <w:sz w:val="24"/>
          <w:szCs w:val="24"/>
        </w:rPr>
        <w:t>perspective that I’ve presented</w:t>
      </w:r>
      <w:r w:rsidR="004E24F1">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tempers </w:t>
      </w:r>
      <w:r w:rsidR="004E24F1">
        <w:rPr>
          <w:rFonts w:ascii="Times New Roman" w:eastAsia="Calibri" w:hAnsi="Times New Roman" w:cs="Times New Roman"/>
          <w:sz w:val="24"/>
          <w:szCs w:val="24"/>
        </w:rPr>
        <w:t>the challenges of environmental change</w:t>
      </w:r>
      <w:r w:rsidR="00D74F0E">
        <w:rPr>
          <w:rFonts w:ascii="Times New Roman" w:eastAsia="Calibri" w:hAnsi="Times New Roman" w:cs="Times New Roman"/>
          <w:sz w:val="24"/>
          <w:szCs w:val="24"/>
        </w:rPr>
        <w:t xml:space="preserve"> as well</w:t>
      </w:r>
      <w:r w:rsidR="004E24F1">
        <w:rPr>
          <w:rFonts w:ascii="Times New Roman" w:eastAsia="Calibri" w:hAnsi="Times New Roman" w:cs="Times New Roman"/>
          <w:sz w:val="24"/>
          <w:szCs w:val="24"/>
        </w:rPr>
        <w:t>.</w:t>
      </w:r>
      <w:r w:rsidR="00D8550B">
        <w:rPr>
          <w:rFonts w:ascii="Times New Roman" w:eastAsia="Calibri" w:hAnsi="Times New Roman" w:cs="Times New Roman"/>
          <w:sz w:val="24"/>
          <w:szCs w:val="24"/>
        </w:rPr>
        <w:t xml:space="preserve">  By distributing authority to effectuate change throughout the </w:t>
      </w:r>
      <w:r w:rsidR="00ED2A17">
        <w:rPr>
          <w:rFonts w:ascii="Times New Roman" w:eastAsia="Calibri" w:hAnsi="Times New Roman" w:cs="Times New Roman"/>
          <w:sz w:val="24"/>
          <w:szCs w:val="24"/>
        </w:rPr>
        <w:t>membership of an organization</w:t>
      </w:r>
      <w:r w:rsidR="00D8550B">
        <w:rPr>
          <w:rFonts w:ascii="Times New Roman" w:eastAsia="Calibri" w:hAnsi="Times New Roman" w:cs="Times New Roman"/>
          <w:sz w:val="24"/>
          <w:szCs w:val="24"/>
        </w:rPr>
        <w:t>, it is more likely that important changes in the operating environment will be noticed and appropriately considered and less likely that responses to changes in the environment will be inappropriate or insufficient.</w:t>
      </w:r>
    </w:p>
    <w:p w14:paraId="307DD536" w14:textId="77777777" w:rsidR="003A18ED" w:rsidRDefault="001650F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w:t>
      </w:r>
      <w:r w:rsidR="00ED2A17">
        <w:rPr>
          <w:rFonts w:ascii="Times New Roman" w:eastAsia="Calibri" w:hAnsi="Times New Roman" w:cs="Times New Roman"/>
          <w:sz w:val="24"/>
          <w:szCs w:val="24"/>
        </w:rPr>
        <w:t>notion that authority to effectuate change is distributed throughout the membership of an organization</w:t>
      </w:r>
      <w:r>
        <w:rPr>
          <w:rFonts w:ascii="Times New Roman" w:eastAsia="Calibri" w:hAnsi="Times New Roman" w:cs="Times New Roman"/>
          <w:sz w:val="24"/>
          <w:szCs w:val="24"/>
        </w:rPr>
        <w:t xml:space="preserve"> reframe</w:t>
      </w:r>
      <w:r w:rsidR="00ED2A17">
        <w:rPr>
          <w:rFonts w:ascii="Times New Roman" w:eastAsia="Calibri" w:hAnsi="Times New Roman" w:cs="Times New Roman"/>
          <w:sz w:val="24"/>
          <w:szCs w:val="24"/>
        </w:rPr>
        <w:t>s</w:t>
      </w:r>
      <w:r>
        <w:rPr>
          <w:rFonts w:ascii="Times New Roman" w:eastAsia="Calibri" w:hAnsi="Times New Roman" w:cs="Times New Roman"/>
          <w:sz w:val="24"/>
          <w:szCs w:val="24"/>
        </w:rPr>
        <w:t xml:space="preserve"> the issue of whistleblowing, which is simply a form of guerilla activity.  </w:t>
      </w:r>
      <w:r w:rsidR="00ED2A17">
        <w:rPr>
          <w:rFonts w:ascii="Times New Roman" w:eastAsia="Calibri" w:hAnsi="Times New Roman" w:cs="Times New Roman"/>
          <w:sz w:val="24"/>
          <w:szCs w:val="24"/>
        </w:rPr>
        <w:t>In the framework that I’ve described, w</w:t>
      </w:r>
      <w:r>
        <w:rPr>
          <w:rFonts w:ascii="Times New Roman" w:eastAsia="Calibri" w:hAnsi="Times New Roman" w:cs="Times New Roman"/>
          <w:sz w:val="24"/>
          <w:szCs w:val="24"/>
        </w:rPr>
        <w:t xml:space="preserve">histleblowing is not a dysfunction.  The principles outlined affirm whistleblowing as legitimate, appropriate, and sometimes necessary behavior but also minimizes the need for organization members to engage in whistleblowing. </w:t>
      </w:r>
    </w:p>
    <w:p w14:paraId="6669481D" w14:textId="77777777" w:rsidR="009F34DF" w:rsidRDefault="001650F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Finally, the</w:t>
      </w:r>
      <w:r w:rsidR="009F34DF">
        <w:rPr>
          <w:rFonts w:ascii="Times New Roman" w:eastAsia="Calibri" w:hAnsi="Times New Roman" w:cs="Times New Roman"/>
          <w:sz w:val="24"/>
          <w:szCs w:val="24"/>
        </w:rPr>
        <w:t xml:space="preserve"> approach to organization</w:t>
      </w:r>
      <w:r>
        <w:rPr>
          <w:rFonts w:ascii="Times New Roman" w:eastAsia="Calibri" w:hAnsi="Times New Roman" w:cs="Times New Roman"/>
          <w:sz w:val="24"/>
          <w:szCs w:val="24"/>
        </w:rPr>
        <w:t xml:space="preserve"> dynamics that I have </w:t>
      </w:r>
      <w:r w:rsidR="00302357">
        <w:rPr>
          <w:rFonts w:ascii="Times New Roman" w:eastAsia="Calibri" w:hAnsi="Times New Roman" w:cs="Times New Roman"/>
          <w:sz w:val="24"/>
          <w:szCs w:val="24"/>
        </w:rPr>
        <w:t xml:space="preserve">described </w:t>
      </w:r>
      <w:r w:rsidR="009F34DF">
        <w:rPr>
          <w:rFonts w:ascii="Times New Roman" w:eastAsia="Calibri" w:hAnsi="Times New Roman" w:cs="Times New Roman"/>
          <w:sz w:val="24"/>
          <w:szCs w:val="24"/>
        </w:rPr>
        <w:t>provides another perspective from which</w:t>
      </w:r>
      <w:r w:rsidR="00E0186F">
        <w:rPr>
          <w:rFonts w:ascii="Times New Roman" w:eastAsia="Calibri" w:hAnsi="Times New Roman" w:cs="Times New Roman"/>
          <w:sz w:val="24"/>
          <w:szCs w:val="24"/>
        </w:rPr>
        <w:t xml:space="preserve"> to consider ethical dilemmas such as the scenario described early in the semester in which a person’s ethical responsibility to the organization to perform well in their job conflicts with their ethical responsibility </w:t>
      </w:r>
      <w:r w:rsidR="005A05E4">
        <w:rPr>
          <w:rFonts w:ascii="Times New Roman" w:eastAsia="Calibri" w:hAnsi="Times New Roman" w:cs="Times New Roman"/>
          <w:sz w:val="24"/>
          <w:szCs w:val="24"/>
        </w:rPr>
        <w:t xml:space="preserve">to oppose genocide.  </w:t>
      </w:r>
      <w:r w:rsidR="00ED2A17">
        <w:rPr>
          <w:rFonts w:ascii="Times New Roman" w:eastAsia="Calibri" w:hAnsi="Times New Roman" w:cs="Times New Roman"/>
          <w:sz w:val="24"/>
          <w:szCs w:val="24"/>
        </w:rPr>
        <w:t xml:space="preserve">I </w:t>
      </w:r>
      <w:r w:rsidR="00D74F0E">
        <w:rPr>
          <w:rFonts w:ascii="Times New Roman" w:eastAsia="Calibri" w:hAnsi="Times New Roman" w:cs="Times New Roman"/>
          <w:sz w:val="24"/>
          <w:szCs w:val="24"/>
        </w:rPr>
        <w:t>argue that</w:t>
      </w:r>
      <w:r w:rsidR="00ED2A17">
        <w:rPr>
          <w:rFonts w:ascii="Times New Roman" w:eastAsia="Calibri" w:hAnsi="Times New Roman" w:cs="Times New Roman"/>
          <w:sz w:val="24"/>
          <w:szCs w:val="24"/>
        </w:rPr>
        <w:t xml:space="preserve"> t</w:t>
      </w:r>
      <w:r w:rsidR="005A05E4">
        <w:rPr>
          <w:rFonts w:ascii="Times New Roman" w:eastAsia="Calibri" w:hAnsi="Times New Roman" w:cs="Times New Roman"/>
          <w:sz w:val="24"/>
          <w:szCs w:val="24"/>
        </w:rPr>
        <w:t xml:space="preserve">his dilemma </w:t>
      </w:r>
      <w:r w:rsidR="00ED2A17">
        <w:rPr>
          <w:rFonts w:ascii="Times New Roman" w:eastAsia="Calibri" w:hAnsi="Times New Roman" w:cs="Times New Roman"/>
          <w:sz w:val="24"/>
          <w:szCs w:val="24"/>
        </w:rPr>
        <w:t xml:space="preserve">primarily </w:t>
      </w:r>
      <w:r w:rsidR="005A05E4">
        <w:rPr>
          <w:rFonts w:ascii="Times New Roman" w:eastAsia="Calibri" w:hAnsi="Times New Roman" w:cs="Times New Roman"/>
          <w:sz w:val="24"/>
          <w:szCs w:val="24"/>
        </w:rPr>
        <w:t>exists because of the notion</w:t>
      </w:r>
      <w:r w:rsidR="00ED2A17">
        <w:rPr>
          <w:rFonts w:ascii="Times New Roman" w:eastAsia="Calibri" w:hAnsi="Times New Roman" w:cs="Times New Roman"/>
          <w:sz w:val="24"/>
          <w:szCs w:val="24"/>
        </w:rPr>
        <w:t xml:space="preserve"> that an organization is a life</w:t>
      </w:r>
      <w:r w:rsidR="005A05E4">
        <w:rPr>
          <w:rFonts w:ascii="Times New Roman" w:eastAsia="Calibri" w:hAnsi="Times New Roman" w:cs="Times New Roman"/>
          <w:sz w:val="24"/>
          <w:szCs w:val="24"/>
        </w:rPr>
        <w:t xml:space="preserve">-like entity.  Based on the </w:t>
      </w:r>
      <w:r w:rsidR="00ED2A17">
        <w:rPr>
          <w:rFonts w:ascii="Times New Roman" w:eastAsia="Calibri" w:hAnsi="Times New Roman" w:cs="Times New Roman"/>
          <w:sz w:val="24"/>
          <w:szCs w:val="24"/>
        </w:rPr>
        <w:t xml:space="preserve">thesis I have </w:t>
      </w:r>
      <w:r w:rsidR="00D74F0E">
        <w:rPr>
          <w:rFonts w:ascii="Times New Roman" w:eastAsia="Calibri" w:hAnsi="Times New Roman" w:cs="Times New Roman"/>
          <w:sz w:val="24"/>
          <w:szCs w:val="24"/>
        </w:rPr>
        <w:t>presente</w:t>
      </w:r>
      <w:r w:rsidR="00ED2A17">
        <w:rPr>
          <w:rFonts w:ascii="Times New Roman" w:eastAsia="Calibri" w:hAnsi="Times New Roman" w:cs="Times New Roman"/>
          <w:sz w:val="24"/>
          <w:szCs w:val="24"/>
        </w:rPr>
        <w:t>d</w:t>
      </w:r>
      <w:r w:rsidR="005A05E4">
        <w:rPr>
          <w:rFonts w:ascii="Times New Roman" w:eastAsia="Calibri" w:hAnsi="Times New Roman" w:cs="Times New Roman"/>
          <w:sz w:val="24"/>
          <w:szCs w:val="24"/>
        </w:rPr>
        <w:t xml:space="preserve">, no such ethical responsibility to the organization exists because an organization is not a </w:t>
      </w:r>
      <w:r w:rsidR="00ED2A17">
        <w:rPr>
          <w:rFonts w:ascii="Times New Roman" w:eastAsia="Calibri" w:hAnsi="Times New Roman" w:cs="Times New Roman"/>
          <w:sz w:val="24"/>
          <w:szCs w:val="24"/>
        </w:rPr>
        <w:t>life</w:t>
      </w:r>
      <w:r w:rsidR="005A05E4">
        <w:rPr>
          <w:rFonts w:ascii="Times New Roman" w:eastAsia="Calibri" w:hAnsi="Times New Roman" w:cs="Times New Roman"/>
          <w:sz w:val="24"/>
          <w:szCs w:val="24"/>
        </w:rPr>
        <w:t>-like entity.  An organization is a construct.  It is not alive.  One can onl</w:t>
      </w:r>
      <w:r w:rsidR="00ED2A17">
        <w:rPr>
          <w:rFonts w:ascii="Times New Roman" w:eastAsia="Calibri" w:hAnsi="Times New Roman" w:cs="Times New Roman"/>
          <w:sz w:val="24"/>
          <w:szCs w:val="24"/>
        </w:rPr>
        <w:t>y have an ethical responsibility</w:t>
      </w:r>
      <w:r w:rsidR="005A05E4">
        <w:rPr>
          <w:rFonts w:ascii="Times New Roman" w:eastAsia="Calibri" w:hAnsi="Times New Roman" w:cs="Times New Roman"/>
          <w:sz w:val="24"/>
          <w:szCs w:val="24"/>
        </w:rPr>
        <w:t xml:space="preserve"> to another living creature.</w:t>
      </w:r>
    </w:p>
    <w:p w14:paraId="70007605" w14:textId="77777777" w:rsidR="00E671A6" w:rsidRPr="00E671A6" w:rsidRDefault="00E671A6" w:rsidP="00E671A6">
      <w:pPr>
        <w:spacing w:line="480" w:lineRule="auto"/>
        <w:jc w:val="center"/>
        <w:rPr>
          <w:rFonts w:ascii="Times New Roman" w:eastAsia="Calibri" w:hAnsi="Times New Roman" w:cs="Times New Roman"/>
          <w:b/>
          <w:sz w:val="24"/>
          <w:szCs w:val="24"/>
        </w:rPr>
      </w:pPr>
      <w:r w:rsidRPr="00E671A6">
        <w:rPr>
          <w:rFonts w:ascii="Times New Roman" w:eastAsia="Calibri" w:hAnsi="Times New Roman" w:cs="Times New Roman"/>
          <w:b/>
          <w:sz w:val="24"/>
          <w:szCs w:val="24"/>
        </w:rPr>
        <w:t>Application to Organizational Life</w:t>
      </w:r>
    </w:p>
    <w:p w14:paraId="5CBC96D3" w14:textId="77777777" w:rsidR="007348F2" w:rsidRDefault="00E671A6"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There are several strategies and approac</w:t>
      </w:r>
      <w:r w:rsidR="004E24F1">
        <w:rPr>
          <w:rFonts w:ascii="Times New Roman" w:eastAsia="Calibri" w:hAnsi="Times New Roman" w:cs="Times New Roman"/>
          <w:sz w:val="24"/>
          <w:szCs w:val="24"/>
        </w:rPr>
        <w:t xml:space="preserve">hes that </w:t>
      </w:r>
      <w:r w:rsidR="007348F2">
        <w:rPr>
          <w:rFonts w:ascii="Times New Roman" w:eastAsia="Calibri" w:hAnsi="Times New Roman" w:cs="Times New Roman"/>
          <w:sz w:val="24"/>
          <w:szCs w:val="24"/>
        </w:rPr>
        <w:t>I can</w:t>
      </w:r>
      <w:r w:rsidR="004E24F1">
        <w:rPr>
          <w:rFonts w:ascii="Times New Roman" w:eastAsia="Calibri" w:hAnsi="Times New Roman" w:cs="Times New Roman"/>
          <w:sz w:val="24"/>
          <w:szCs w:val="24"/>
        </w:rPr>
        <w:t xml:space="preserve"> use to apply</w:t>
      </w:r>
      <w:r>
        <w:rPr>
          <w:rFonts w:ascii="Times New Roman" w:eastAsia="Calibri" w:hAnsi="Times New Roman" w:cs="Times New Roman"/>
          <w:sz w:val="24"/>
          <w:szCs w:val="24"/>
        </w:rPr>
        <w:t xml:space="preserve"> these insights to my various </w:t>
      </w:r>
      <w:r w:rsidR="004E24F1">
        <w:rPr>
          <w:rFonts w:ascii="Times New Roman" w:eastAsia="Calibri" w:hAnsi="Times New Roman" w:cs="Times New Roman"/>
          <w:sz w:val="24"/>
          <w:szCs w:val="24"/>
        </w:rPr>
        <w:t xml:space="preserve">statuses </w:t>
      </w:r>
      <w:r>
        <w:rPr>
          <w:rFonts w:ascii="Times New Roman" w:eastAsia="Calibri" w:hAnsi="Times New Roman" w:cs="Times New Roman"/>
          <w:sz w:val="24"/>
          <w:szCs w:val="24"/>
        </w:rPr>
        <w:t xml:space="preserve">in the organizations to which I am a member. </w:t>
      </w:r>
      <w:r w:rsidR="004E24F1">
        <w:rPr>
          <w:rFonts w:ascii="Times New Roman" w:eastAsia="Calibri" w:hAnsi="Times New Roman" w:cs="Times New Roman"/>
          <w:sz w:val="24"/>
          <w:szCs w:val="24"/>
        </w:rPr>
        <w:t xml:space="preserve"> </w:t>
      </w:r>
      <w:r w:rsidR="006E2227">
        <w:rPr>
          <w:rFonts w:ascii="Times New Roman" w:eastAsia="Calibri" w:hAnsi="Times New Roman" w:cs="Times New Roman"/>
          <w:sz w:val="24"/>
          <w:szCs w:val="24"/>
        </w:rPr>
        <w:t>In the context of</w:t>
      </w:r>
      <w:r w:rsidR="004E24F1">
        <w:rPr>
          <w:rFonts w:ascii="Times New Roman" w:eastAsia="Calibri" w:hAnsi="Times New Roman" w:cs="Times New Roman"/>
          <w:sz w:val="24"/>
          <w:szCs w:val="24"/>
        </w:rPr>
        <w:t xml:space="preserve"> my status as a subor</w:t>
      </w:r>
      <w:r w:rsidR="007348F2">
        <w:rPr>
          <w:rFonts w:ascii="Times New Roman" w:eastAsia="Calibri" w:hAnsi="Times New Roman" w:cs="Times New Roman"/>
          <w:sz w:val="24"/>
          <w:szCs w:val="24"/>
        </w:rPr>
        <w:t>dinate,</w:t>
      </w:r>
      <w:r w:rsidR="006E2227">
        <w:rPr>
          <w:rFonts w:ascii="Times New Roman" w:eastAsia="Calibri" w:hAnsi="Times New Roman" w:cs="Times New Roman"/>
          <w:sz w:val="24"/>
          <w:szCs w:val="24"/>
        </w:rPr>
        <w:t xml:space="preserve"> I intend to apply</w:t>
      </w:r>
      <w:r w:rsidR="00ED2A17">
        <w:rPr>
          <w:rFonts w:ascii="Times New Roman" w:eastAsia="Calibri" w:hAnsi="Times New Roman" w:cs="Times New Roman"/>
          <w:sz w:val="24"/>
          <w:szCs w:val="24"/>
        </w:rPr>
        <w:t xml:space="preserve"> the principles I have described </w:t>
      </w:r>
      <w:r w:rsidR="007348F2">
        <w:rPr>
          <w:rFonts w:ascii="Times New Roman" w:eastAsia="Calibri" w:hAnsi="Times New Roman" w:cs="Times New Roman"/>
          <w:sz w:val="24"/>
          <w:szCs w:val="24"/>
        </w:rPr>
        <w:t>to the issue</w:t>
      </w:r>
      <w:r w:rsidR="006E2227">
        <w:rPr>
          <w:rFonts w:ascii="Times New Roman" w:eastAsia="Calibri" w:hAnsi="Times New Roman" w:cs="Times New Roman"/>
          <w:sz w:val="24"/>
          <w:szCs w:val="24"/>
        </w:rPr>
        <w:t>s</w:t>
      </w:r>
      <w:r w:rsidR="007348F2">
        <w:rPr>
          <w:rFonts w:ascii="Times New Roman" w:eastAsia="Calibri" w:hAnsi="Times New Roman" w:cs="Times New Roman"/>
          <w:sz w:val="24"/>
          <w:szCs w:val="24"/>
        </w:rPr>
        <w:t xml:space="preserve"> of effectuating change</w:t>
      </w:r>
      <w:r w:rsidR="006E2227">
        <w:rPr>
          <w:rFonts w:ascii="Times New Roman" w:eastAsia="Calibri" w:hAnsi="Times New Roman" w:cs="Times New Roman"/>
          <w:sz w:val="24"/>
          <w:szCs w:val="24"/>
        </w:rPr>
        <w:t xml:space="preserve"> and allegiance to the organization</w:t>
      </w:r>
      <w:r w:rsidR="007348F2">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The proverbial que</w:t>
      </w:r>
      <w:r w:rsidR="00ED2A17">
        <w:rPr>
          <w:rFonts w:ascii="Times New Roman" w:eastAsia="Calibri" w:hAnsi="Times New Roman" w:cs="Times New Roman"/>
          <w:sz w:val="24"/>
          <w:szCs w:val="24"/>
        </w:rPr>
        <w:t>stion of “who died and made you</w:t>
      </w:r>
      <w:r w:rsidR="00C40080">
        <w:rPr>
          <w:rFonts w:ascii="Times New Roman" w:eastAsia="Calibri" w:hAnsi="Times New Roman" w:cs="Times New Roman"/>
          <w:sz w:val="24"/>
          <w:szCs w:val="24"/>
        </w:rPr>
        <w:t xml:space="preserve"> king”</w:t>
      </w:r>
      <w:r w:rsidR="00C40080" w:rsidRP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is</w:t>
      </w:r>
      <w:r w:rsidR="00C40080" w:rsidRP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a</w:t>
      </w:r>
      <w:r w:rsidR="006E2227">
        <w:rPr>
          <w:rFonts w:ascii="Times New Roman" w:eastAsia="Calibri" w:hAnsi="Times New Roman" w:cs="Times New Roman"/>
          <w:sz w:val="24"/>
          <w:szCs w:val="24"/>
        </w:rPr>
        <w:t xml:space="preserve"> conundrum faced by an</w:t>
      </w:r>
      <w:r w:rsidR="00ED2A17">
        <w:rPr>
          <w:rFonts w:ascii="Times New Roman" w:eastAsia="Calibri" w:hAnsi="Times New Roman" w:cs="Times New Roman"/>
          <w:sz w:val="24"/>
          <w:szCs w:val="24"/>
        </w:rPr>
        <w:t>y</w:t>
      </w:r>
      <w:r w:rsidR="006E2227">
        <w:rPr>
          <w:rFonts w:ascii="Times New Roman" w:eastAsia="Calibri" w:hAnsi="Times New Roman" w:cs="Times New Roman"/>
          <w:sz w:val="24"/>
          <w:szCs w:val="24"/>
        </w:rPr>
        <w:t xml:space="preserve"> organization member who believes the </w:t>
      </w:r>
      <w:r w:rsidR="006E2227" w:rsidRPr="006E2227">
        <w:rPr>
          <w:rFonts w:ascii="Times New Roman" w:eastAsia="Calibri" w:hAnsi="Times New Roman" w:cs="Times New Roman"/>
          <w:sz w:val="24"/>
          <w:szCs w:val="24"/>
        </w:rPr>
        <w:t xml:space="preserve">organization is not functioning </w:t>
      </w:r>
      <w:r w:rsidR="006E2227">
        <w:rPr>
          <w:rFonts w:ascii="Times New Roman" w:eastAsia="Calibri" w:hAnsi="Times New Roman" w:cs="Times New Roman"/>
          <w:sz w:val="24"/>
          <w:szCs w:val="24"/>
        </w:rPr>
        <w:t>as</w:t>
      </w:r>
      <w:r w:rsidR="006E2227" w:rsidRPr="006E2227">
        <w:rPr>
          <w:rFonts w:ascii="Times New Roman" w:eastAsia="Calibri" w:hAnsi="Times New Roman" w:cs="Times New Roman"/>
          <w:sz w:val="24"/>
          <w:szCs w:val="24"/>
        </w:rPr>
        <w:t xml:space="preserve"> it should</w:t>
      </w:r>
      <w:r w:rsidR="00C40080">
        <w:rPr>
          <w:rFonts w:ascii="Times New Roman" w:eastAsia="Calibri" w:hAnsi="Times New Roman" w:cs="Times New Roman"/>
          <w:sz w:val="24"/>
          <w:szCs w:val="24"/>
        </w:rPr>
        <w:t xml:space="preserve"> and is contemplating action.</w:t>
      </w:r>
      <w:r w:rsid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 xml:space="preserve"> </w:t>
      </w:r>
      <w:r w:rsidR="007348F2">
        <w:rPr>
          <w:rFonts w:ascii="Times New Roman" w:eastAsia="Calibri" w:hAnsi="Times New Roman" w:cs="Times New Roman"/>
          <w:sz w:val="24"/>
          <w:szCs w:val="24"/>
        </w:rPr>
        <w:t>Instead of thinking of the issue as a matter of what gives me th</w:t>
      </w:r>
      <w:r w:rsidR="00ED2A17">
        <w:rPr>
          <w:rFonts w:ascii="Times New Roman" w:eastAsia="Calibri" w:hAnsi="Times New Roman" w:cs="Times New Roman"/>
          <w:sz w:val="24"/>
          <w:szCs w:val="24"/>
        </w:rPr>
        <w:t xml:space="preserve">e right to effectuate change, the approach I’ve outlined </w:t>
      </w:r>
      <w:r w:rsidR="007348F2">
        <w:rPr>
          <w:rFonts w:ascii="Times New Roman" w:eastAsia="Calibri" w:hAnsi="Times New Roman" w:cs="Times New Roman"/>
          <w:sz w:val="24"/>
          <w:szCs w:val="24"/>
        </w:rPr>
        <w:t>reframe</w:t>
      </w:r>
      <w:r w:rsidR="00ED2A17">
        <w:rPr>
          <w:rFonts w:ascii="Times New Roman" w:eastAsia="Calibri" w:hAnsi="Times New Roman" w:cs="Times New Roman"/>
          <w:sz w:val="24"/>
          <w:szCs w:val="24"/>
        </w:rPr>
        <w:t>s</w:t>
      </w:r>
      <w:r w:rsidR="007348F2">
        <w:rPr>
          <w:rFonts w:ascii="Times New Roman" w:eastAsia="Calibri" w:hAnsi="Times New Roman" w:cs="Times New Roman"/>
          <w:sz w:val="24"/>
          <w:szCs w:val="24"/>
        </w:rPr>
        <w:t xml:space="preserve"> the issue as a matter of under what circumstances do I choose to exercise my right to effectuate change. </w:t>
      </w:r>
    </w:p>
    <w:p w14:paraId="49F303FA" w14:textId="77777777" w:rsidR="00D21B40" w:rsidRDefault="007348F2"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Allegiance and commitment to the organization is another aspect of my status as a subordinate</w:t>
      </w:r>
      <w:r w:rsidR="00C40080">
        <w:rPr>
          <w:rFonts w:ascii="Times New Roman" w:eastAsia="Calibri" w:hAnsi="Times New Roman" w:cs="Times New Roman"/>
          <w:sz w:val="24"/>
          <w:szCs w:val="24"/>
        </w:rPr>
        <w:t xml:space="preserve"> that my insights affect.  Allegiances and commitments are types of social interactions, which one can only engage in with other people.  An organization is not a person or physical entity.  </w:t>
      </w:r>
      <w:r w:rsidR="00ED2A17">
        <w:rPr>
          <w:rFonts w:ascii="Times New Roman" w:eastAsia="Calibri" w:hAnsi="Times New Roman" w:cs="Times New Roman"/>
          <w:sz w:val="24"/>
          <w:szCs w:val="24"/>
        </w:rPr>
        <w:t>It is not alive.</w:t>
      </w:r>
      <w:r w:rsidR="00C40080">
        <w:rPr>
          <w:rFonts w:ascii="Times New Roman" w:eastAsia="Calibri" w:hAnsi="Times New Roman" w:cs="Times New Roman"/>
          <w:sz w:val="24"/>
          <w:szCs w:val="24"/>
        </w:rPr>
        <w:t xml:space="preserve">  As such, I cannot have an allegiance or commitment to an organization because organizations don’</w:t>
      </w:r>
      <w:r w:rsidR="00ED2A17">
        <w:rPr>
          <w:rFonts w:ascii="Times New Roman" w:eastAsia="Calibri" w:hAnsi="Times New Roman" w:cs="Times New Roman"/>
          <w:sz w:val="24"/>
          <w:szCs w:val="24"/>
        </w:rPr>
        <w:t>t exist per se.  I can</w:t>
      </w:r>
      <w:r w:rsidR="00A36498">
        <w:rPr>
          <w:rFonts w:ascii="Times New Roman" w:eastAsia="Calibri" w:hAnsi="Times New Roman" w:cs="Times New Roman"/>
          <w:sz w:val="24"/>
          <w:szCs w:val="24"/>
        </w:rPr>
        <w:t xml:space="preserve"> only</w:t>
      </w:r>
      <w:r w:rsidR="00ED2A17">
        <w:rPr>
          <w:rFonts w:ascii="Times New Roman" w:eastAsia="Calibri" w:hAnsi="Times New Roman" w:cs="Times New Roman"/>
          <w:sz w:val="24"/>
          <w:szCs w:val="24"/>
        </w:rPr>
        <w:t xml:space="preserve"> have allegiances and commitments</w:t>
      </w:r>
      <w:r w:rsidR="00A36498">
        <w:rPr>
          <w:rFonts w:ascii="Times New Roman" w:eastAsia="Calibri" w:hAnsi="Times New Roman" w:cs="Times New Roman"/>
          <w:sz w:val="24"/>
          <w:szCs w:val="24"/>
        </w:rPr>
        <w:t xml:space="preserve"> to other organization members and people within my life.</w:t>
      </w:r>
    </w:p>
    <w:p w14:paraId="0AEC7A2C" w14:textId="77777777" w:rsidR="00A36498" w:rsidRDefault="00A36498"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 intend to apply the concepts I’ve described to my status as a colleague to other organization members in two primary ways.  First, I will strive to view conflict as an opportunity for creative problem solving that helps the organization better adapt to the operating environment rather than a dysfunction to be avoided at all costs.  If we conceptualize the organization as malleable r</w:t>
      </w:r>
      <w:r w:rsidR="00B01B80">
        <w:rPr>
          <w:rFonts w:ascii="Times New Roman" w:eastAsia="Calibri" w:hAnsi="Times New Roman" w:cs="Times New Roman"/>
          <w:sz w:val="24"/>
          <w:szCs w:val="24"/>
        </w:rPr>
        <w:t>epeating</w:t>
      </w:r>
      <w:r>
        <w:rPr>
          <w:rFonts w:ascii="Times New Roman" w:eastAsia="Calibri" w:hAnsi="Times New Roman" w:cs="Times New Roman"/>
          <w:sz w:val="24"/>
          <w:szCs w:val="24"/>
        </w:rPr>
        <w:t xml:space="preserve"> </w:t>
      </w:r>
      <w:r w:rsidR="00B01B80">
        <w:rPr>
          <w:rFonts w:ascii="Times New Roman" w:eastAsia="Calibri" w:hAnsi="Times New Roman" w:cs="Times New Roman"/>
          <w:sz w:val="24"/>
          <w:szCs w:val="24"/>
        </w:rPr>
        <w:t xml:space="preserve">patterns of </w:t>
      </w:r>
      <w:r>
        <w:rPr>
          <w:rFonts w:ascii="Times New Roman" w:eastAsia="Calibri" w:hAnsi="Times New Roman" w:cs="Times New Roman"/>
          <w:sz w:val="24"/>
          <w:szCs w:val="24"/>
        </w:rPr>
        <w:t>social interactions, conflict is inevitable.</w:t>
      </w:r>
      <w:r w:rsidR="00A818C0">
        <w:rPr>
          <w:rFonts w:ascii="Times New Roman" w:eastAsia="Calibri" w:hAnsi="Times New Roman" w:cs="Times New Roman"/>
          <w:sz w:val="24"/>
          <w:szCs w:val="24"/>
        </w:rPr>
        <w:t xml:space="preserve">  Because </w:t>
      </w:r>
      <w:r w:rsidR="00B01B80">
        <w:rPr>
          <w:rFonts w:ascii="Times New Roman" w:eastAsia="Calibri" w:hAnsi="Times New Roman" w:cs="Times New Roman"/>
          <w:sz w:val="24"/>
          <w:szCs w:val="24"/>
        </w:rPr>
        <w:t xml:space="preserve">people have human agency, then they undoubtedly will have different </w:t>
      </w:r>
      <w:r w:rsidR="00203BCE">
        <w:rPr>
          <w:rFonts w:ascii="Times New Roman" w:eastAsia="Calibri" w:hAnsi="Times New Roman" w:cs="Times New Roman"/>
          <w:sz w:val="24"/>
          <w:szCs w:val="24"/>
        </w:rPr>
        <w:t xml:space="preserve">beliefs and </w:t>
      </w:r>
      <w:r w:rsidR="00B01B80">
        <w:rPr>
          <w:rFonts w:ascii="Times New Roman" w:eastAsia="Calibri" w:hAnsi="Times New Roman" w:cs="Times New Roman"/>
          <w:sz w:val="24"/>
          <w:szCs w:val="24"/>
        </w:rPr>
        <w:t>objectives.  Conflict is not a dysfunction, it’s just a specific type of social interaction that signals a misalignment of motivations and objectives.  This is supported by Follett’s notion that conflict is neither good nor bad</w:t>
      </w:r>
      <w:r w:rsidR="00203BCE">
        <w:rPr>
          <w:rFonts w:ascii="Times New Roman" w:eastAsia="Calibri" w:hAnsi="Times New Roman" w:cs="Times New Roman"/>
          <w:sz w:val="24"/>
          <w:szCs w:val="24"/>
        </w:rPr>
        <w:t xml:space="preserve"> but continued, unresolved conflict can become an impediment to achieving shared objectives </w:t>
      </w:r>
      <w:r w:rsidR="00203BCE" w:rsidRPr="00203BCE">
        <w:rPr>
          <w:rFonts w:ascii="Times New Roman" w:eastAsia="Calibri" w:hAnsi="Times New Roman" w:cs="Times New Roman"/>
          <w:sz w:val="24"/>
          <w:szCs w:val="24"/>
        </w:rPr>
        <w:t>(Fry &amp; Raadshelders, 2014</w:t>
      </w:r>
      <w:r w:rsidR="009C169F">
        <w:rPr>
          <w:rFonts w:ascii="Times New Roman" w:eastAsia="Calibri" w:hAnsi="Times New Roman" w:cs="Times New Roman"/>
          <w:sz w:val="24"/>
          <w:szCs w:val="24"/>
        </w:rPr>
        <w:t>, p. 156</w:t>
      </w:r>
      <w:r w:rsidR="00203BCE">
        <w:rPr>
          <w:rFonts w:ascii="Times New Roman" w:eastAsia="Calibri" w:hAnsi="Times New Roman" w:cs="Times New Roman"/>
          <w:sz w:val="24"/>
          <w:szCs w:val="24"/>
        </w:rPr>
        <w:t>).</w:t>
      </w:r>
    </w:p>
    <w:p w14:paraId="2D179020" w14:textId="77777777" w:rsidR="00203BCE" w:rsidRDefault="00203BCE"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second w</w:t>
      </w:r>
      <w:r w:rsidR="0088014D">
        <w:rPr>
          <w:rFonts w:ascii="Times New Roman" w:eastAsia="Calibri" w:hAnsi="Times New Roman" w:cs="Times New Roman"/>
          <w:sz w:val="24"/>
          <w:szCs w:val="24"/>
        </w:rPr>
        <w:t>ay in which I intend to apply the</w:t>
      </w:r>
      <w:r>
        <w:rPr>
          <w:rFonts w:ascii="Times New Roman" w:eastAsia="Calibri" w:hAnsi="Times New Roman" w:cs="Times New Roman"/>
          <w:sz w:val="24"/>
          <w:szCs w:val="24"/>
        </w:rPr>
        <w:t xml:space="preserve"> thesis</w:t>
      </w:r>
      <w:r w:rsidR="0088014D">
        <w:rPr>
          <w:rFonts w:ascii="Times New Roman" w:eastAsia="Calibri" w:hAnsi="Times New Roman" w:cs="Times New Roman"/>
          <w:sz w:val="24"/>
          <w:szCs w:val="24"/>
        </w:rPr>
        <w:t xml:space="preserve"> I have argued</w:t>
      </w:r>
      <w:r>
        <w:rPr>
          <w:rFonts w:ascii="Times New Roman" w:eastAsia="Calibri" w:hAnsi="Times New Roman" w:cs="Times New Roman"/>
          <w:sz w:val="24"/>
          <w:szCs w:val="24"/>
        </w:rPr>
        <w:t xml:space="preserve"> to my status as a colleague to other organization members is by pursuing interactions with colleagues as negotiations rather than zero sum games characterized by domination and submission.</w:t>
      </w:r>
      <w:r w:rsidR="001F5E1C">
        <w:rPr>
          <w:rFonts w:ascii="Times New Roman" w:eastAsia="Calibri" w:hAnsi="Times New Roman" w:cs="Times New Roman"/>
          <w:sz w:val="24"/>
          <w:szCs w:val="24"/>
        </w:rPr>
        <w:t xml:space="preserve">  This is essentially an application of Follett’s concept of integrative conflict resolution.  Follett’s arguments for the inferiority of domination and compromise as methods of conflict resolution and the superiority of integration as a means of resolving conflicts are appealing.  But they initially came across as “pie in the sky” notions to me. </w:t>
      </w:r>
      <w:r w:rsidR="001411F6">
        <w:rPr>
          <w:rFonts w:ascii="Times New Roman" w:eastAsia="Calibri" w:hAnsi="Times New Roman" w:cs="Times New Roman"/>
          <w:sz w:val="24"/>
          <w:szCs w:val="24"/>
        </w:rPr>
        <w:t xml:space="preserve"> Follett seemed to be espousing the world as she would like it to be, not as it is.  However, conflict resolution only devolves to a game of domination or compromise when none of the parties involved exercise their human agency to pursue</w:t>
      </w:r>
      <w:r w:rsidR="006004C7">
        <w:rPr>
          <w:rFonts w:ascii="Times New Roman" w:eastAsia="Calibri" w:hAnsi="Times New Roman" w:cs="Times New Roman"/>
          <w:sz w:val="24"/>
          <w:szCs w:val="24"/>
        </w:rPr>
        <w:t xml:space="preserve"> a different path.  Moreover, I ha</w:t>
      </w:r>
      <w:r w:rsidR="001411F6">
        <w:rPr>
          <w:rFonts w:ascii="Times New Roman" w:eastAsia="Calibri" w:hAnsi="Times New Roman" w:cs="Times New Roman"/>
          <w:sz w:val="24"/>
          <w:szCs w:val="24"/>
        </w:rPr>
        <w:t xml:space="preserve">ve come to believe that the effort of one party alone </w:t>
      </w:r>
      <w:r w:rsidR="006004C7">
        <w:rPr>
          <w:rFonts w:ascii="Times New Roman" w:eastAsia="Calibri" w:hAnsi="Times New Roman" w:cs="Times New Roman"/>
          <w:sz w:val="24"/>
          <w:szCs w:val="24"/>
        </w:rPr>
        <w:t xml:space="preserve">may </w:t>
      </w:r>
      <w:r w:rsidR="001411F6">
        <w:rPr>
          <w:rFonts w:ascii="Times New Roman" w:eastAsia="Calibri" w:hAnsi="Times New Roman" w:cs="Times New Roman"/>
          <w:sz w:val="24"/>
          <w:szCs w:val="24"/>
        </w:rPr>
        <w:t xml:space="preserve">be </w:t>
      </w:r>
      <w:r w:rsidR="006004C7">
        <w:rPr>
          <w:rFonts w:ascii="Times New Roman" w:eastAsia="Calibri" w:hAnsi="Times New Roman" w:cs="Times New Roman"/>
          <w:sz w:val="24"/>
          <w:szCs w:val="24"/>
        </w:rPr>
        <w:t>sufficient</w:t>
      </w:r>
      <w:r w:rsidR="001411F6">
        <w:rPr>
          <w:rFonts w:ascii="Times New Roman" w:eastAsia="Calibri" w:hAnsi="Times New Roman" w:cs="Times New Roman"/>
          <w:sz w:val="24"/>
          <w:szCs w:val="24"/>
        </w:rPr>
        <w:t xml:space="preserve"> to shift conflict resolution from dominati</w:t>
      </w:r>
      <w:r w:rsidR="00A83D40">
        <w:rPr>
          <w:rFonts w:ascii="Times New Roman" w:eastAsia="Calibri" w:hAnsi="Times New Roman" w:cs="Times New Roman"/>
          <w:sz w:val="24"/>
          <w:szCs w:val="24"/>
        </w:rPr>
        <w:t>on and compromise to integration</w:t>
      </w:r>
      <w:r w:rsidR="001411F6">
        <w:rPr>
          <w:rFonts w:ascii="Times New Roman" w:eastAsia="Calibri" w:hAnsi="Times New Roman" w:cs="Times New Roman"/>
          <w:sz w:val="24"/>
          <w:szCs w:val="24"/>
        </w:rPr>
        <w:t>.</w:t>
      </w:r>
    </w:p>
    <w:p w14:paraId="7C00E08E" w14:textId="77777777" w:rsidR="00A83D40" w:rsidRDefault="00A83D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Shifting conflict resolution to integration will no doubt be challenging, especially if colleagues are stuck in the paradigm of domination and compromise.  But I believe that prior educational and professional experiences have provided me with </w:t>
      </w:r>
      <w:r w:rsidR="005F7D25">
        <w:rPr>
          <w:rFonts w:ascii="Times New Roman" w:eastAsia="Calibri" w:hAnsi="Times New Roman" w:cs="Times New Roman"/>
          <w:sz w:val="24"/>
          <w:szCs w:val="24"/>
        </w:rPr>
        <w:t xml:space="preserve">at least </w:t>
      </w:r>
      <w:r w:rsidR="00C740C2">
        <w:rPr>
          <w:rFonts w:ascii="Times New Roman" w:eastAsia="Calibri" w:hAnsi="Times New Roman" w:cs="Times New Roman"/>
          <w:sz w:val="24"/>
          <w:szCs w:val="24"/>
        </w:rPr>
        <w:t>two</w:t>
      </w:r>
      <w:r>
        <w:rPr>
          <w:rFonts w:ascii="Times New Roman" w:eastAsia="Calibri" w:hAnsi="Times New Roman" w:cs="Times New Roman"/>
          <w:sz w:val="24"/>
          <w:szCs w:val="24"/>
        </w:rPr>
        <w:t xml:space="preserve"> </w:t>
      </w:r>
      <w:r w:rsidR="00C740C2">
        <w:rPr>
          <w:rFonts w:ascii="Times New Roman" w:eastAsia="Calibri" w:hAnsi="Times New Roman" w:cs="Times New Roman"/>
          <w:sz w:val="24"/>
          <w:szCs w:val="24"/>
        </w:rPr>
        <w:t>means</w:t>
      </w:r>
      <w:r>
        <w:rPr>
          <w:rFonts w:ascii="Times New Roman" w:eastAsia="Calibri" w:hAnsi="Times New Roman" w:cs="Times New Roman"/>
          <w:sz w:val="24"/>
          <w:szCs w:val="24"/>
        </w:rPr>
        <w:t xml:space="preserve"> </w:t>
      </w:r>
      <w:r w:rsidR="00C740C2">
        <w:rPr>
          <w:rFonts w:ascii="Times New Roman" w:eastAsia="Calibri" w:hAnsi="Times New Roman" w:cs="Times New Roman"/>
          <w:sz w:val="24"/>
          <w:szCs w:val="24"/>
        </w:rPr>
        <w:t>that</w:t>
      </w:r>
      <w:r>
        <w:rPr>
          <w:rFonts w:ascii="Times New Roman" w:eastAsia="Calibri" w:hAnsi="Times New Roman" w:cs="Times New Roman"/>
          <w:sz w:val="24"/>
          <w:szCs w:val="24"/>
        </w:rPr>
        <w:t xml:space="preserve"> make such a shift more attainable than I previously believed.  </w:t>
      </w:r>
      <w:r w:rsidR="00CB3A51">
        <w:rPr>
          <w:rFonts w:ascii="Times New Roman" w:eastAsia="Calibri" w:hAnsi="Times New Roman" w:cs="Times New Roman"/>
          <w:sz w:val="24"/>
          <w:szCs w:val="24"/>
        </w:rPr>
        <w:t xml:space="preserve">The first can be found in the negotiation techniques espoused in Baserman and Neale (1992) and Fisher, Ury, and Patton (2011).  </w:t>
      </w:r>
      <w:r w:rsidR="002B5813">
        <w:rPr>
          <w:rFonts w:ascii="Times New Roman" w:eastAsia="Calibri" w:hAnsi="Times New Roman" w:cs="Times New Roman"/>
          <w:sz w:val="24"/>
          <w:szCs w:val="24"/>
        </w:rPr>
        <w:t>These techniques are geared towards reaching agreements that are best for all parties involved</w:t>
      </w:r>
      <w:r w:rsidR="00E663DF" w:rsidRPr="00E663DF">
        <w:rPr>
          <w:rFonts w:ascii="Times New Roman" w:eastAsia="Calibri" w:hAnsi="Times New Roman" w:cs="Times New Roman"/>
          <w:sz w:val="24"/>
          <w:szCs w:val="24"/>
        </w:rPr>
        <w:t xml:space="preserve"> </w:t>
      </w:r>
      <w:r w:rsidR="00E663DF">
        <w:rPr>
          <w:rFonts w:ascii="Times New Roman" w:eastAsia="Calibri" w:hAnsi="Times New Roman" w:cs="Times New Roman"/>
          <w:sz w:val="24"/>
          <w:szCs w:val="24"/>
        </w:rPr>
        <w:t>often through reframing points of conflict</w:t>
      </w:r>
      <w:r w:rsidR="002B5813">
        <w:rPr>
          <w:rFonts w:ascii="Times New Roman" w:eastAsia="Calibri" w:hAnsi="Times New Roman" w:cs="Times New Roman"/>
          <w:sz w:val="24"/>
          <w:szCs w:val="24"/>
        </w:rPr>
        <w:t xml:space="preserve">.  They are designed to produce mutual gains and are rooted in understanding the needs of the other parties.  </w:t>
      </w:r>
      <w:r w:rsidR="00E663DF">
        <w:rPr>
          <w:rFonts w:ascii="Times New Roman" w:eastAsia="Calibri" w:hAnsi="Times New Roman" w:cs="Times New Roman"/>
          <w:sz w:val="24"/>
          <w:szCs w:val="24"/>
        </w:rPr>
        <w:t xml:space="preserve">The second </w:t>
      </w:r>
      <w:r w:rsidR="005F7D25">
        <w:rPr>
          <w:rFonts w:ascii="Times New Roman" w:eastAsia="Calibri" w:hAnsi="Times New Roman" w:cs="Times New Roman"/>
          <w:sz w:val="24"/>
          <w:szCs w:val="24"/>
        </w:rPr>
        <w:t>is the Six Thinking Hats method developed by Edward de Bono</w:t>
      </w:r>
      <w:r w:rsidR="00CB3A51">
        <w:rPr>
          <w:rFonts w:ascii="Times New Roman" w:eastAsia="Calibri" w:hAnsi="Times New Roman" w:cs="Times New Roman"/>
          <w:sz w:val="24"/>
          <w:szCs w:val="24"/>
        </w:rPr>
        <w:t>.</w:t>
      </w:r>
      <w:r w:rsidR="002B5813">
        <w:rPr>
          <w:rFonts w:ascii="Times New Roman" w:eastAsia="Calibri" w:hAnsi="Times New Roman" w:cs="Times New Roman"/>
          <w:sz w:val="24"/>
          <w:szCs w:val="24"/>
        </w:rPr>
        <w:t xml:space="preserve">  This is a creativity technique that shifts the interaction from the “what is” nature of adversarial argumentation to the “what can be” focus of what de Bono calls parallel thinking</w:t>
      </w:r>
      <w:r w:rsidR="005F7D25">
        <w:rPr>
          <w:rFonts w:ascii="Times New Roman" w:eastAsia="Calibri" w:hAnsi="Times New Roman" w:cs="Times New Roman"/>
          <w:sz w:val="24"/>
          <w:szCs w:val="24"/>
        </w:rPr>
        <w:t xml:space="preserve"> (De Bono, 1999)</w:t>
      </w:r>
      <w:r w:rsidR="002B5813">
        <w:rPr>
          <w:rFonts w:ascii="Times New Roman" w:eastAsia="Calibri" w:hAnsi="Times New Roman" w:cs="Times New Roman"/>
          <w:sz w:val="24"/>
          <w:szCs w:val="24"/>
        </w:rPr>
        <w:t xml:space="preserve">. </w:t>
      </w:r>
      <w:r w:rsidR="004A02AF">
        <w:rPr>
          <w:rFonts w:ascii="Times New Roman" w:eastAsia="Calibri" w:hAnsi="Times New Roman" w:cs="Times New Roman"/>
          <w:sz w:val="24"/>
          <w:szCs w:val="24"/>
        </w:rPr>
        <w:t xml:space="preserve"> These techniques are essentially enabling methodologies of Follett’s concept of integrative conflict resolution.</w:t>
      </w:r>
    </w:p>
    <w:p w14:paraId="48B3ABFC" w14:textId="77777777" w:rsidR="006A504D" w:rsidRDefault="006D70D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Finally</w:t>
      </w:r>
      <w:r w:rsidR="006A504D">
        <w:rPr>
          <w:rFonts w:ascii="Times New Roman" w:eastAsia="Calibri" w:hAnsi="Times New Roman" w:cs="Times New Roman"/>
          <w:sz w:val="24"/>
          <w:szCs w:val="24"/>
        </w:rPr>
        <w:t>, I intend to apply the principles I’ve outlined to my status as a manager</w:t>
      </w:r>
      <w:r>
        <w:rPr>
          <w:rFonts w:ascii="Times New Roman" w:eastAsia="Calibri" w:hAnsi="Times New Roman" w:cs="Times New Roman"/>
          <w:sz w:val="24"/>
          <w:szCs w:val="24"/>
        </w:rPr>
        <w:t xml:space="preserve"> in various organizational contexts</w:t>
      </w:r>
      <w:r w:rsidR="006A504D">
        <w:rPr>
          <w:rFonts w:ascii="Times New Roman" w:eastAsia="Calibri" w:hAnsi="Times New Roman" w:cs="Times New Roman"/>
          <w:sz w:val="24"/>
          <w:szCs w:val="24"/>
        </w:rPr>
        <w:t xml:space="preserve"> </w:t>
      </w:r>
      <w:r w:rsidR="003C5FA5">
        <w:rPr>
          <w:rFonts w:ascii="Times New Roman" w:eastAsia="Calibri" w:hAnsi="Times New Roman" w:cs="Times New Roman"/>
          <w:sz w:val="24"/>
          <w:szCs w:val="24"/>
        </w:rPr>
        <w:t xml:space="preserve">to create conditions in which organization members can exercise their right to effectuate change within the organization if they so choose.  I believe I can achieve this </w:t>
      </w:r>
      <w:r w:rsidR="006A504D">
        <w:rPr>
          <w:rFonts w:ascii="Times New Roman" w:eastAsia="Calibri" w:hAnsi="Times New Roman" w:cs="Times New Roman"/>
          <w:sz w:val="24"/>
          <w:szCs w:val="24"/>
        </w:rPr>
        <w:t>by practicing three specific behaviors.  First, I will reject the notion that managers must do all the thinking for the group.</w:t>
      </w:r>
      <w:r w:rsidR="007618EF">
        <w:rPr>
          <w:rFonts w:ascii="Times New Roman" w:eastAsia="Calibri" w:hAnsi="Times New Roman" w:cs="Times New Roman"/>
          <w:sz w:val="24"/>
          <w:szCs w:val="24"/>
        </w:rPr>
        <w:t xml:space="preserve">  Undoubtedly this will be difficult because hierarchies and reward structures reinforce the notion that managers do the thinking.  However, I believe one way that I can overcome this issue is by </w:t>
      </w:r>
      <w:r w:rsidR="0046534D">
        <w:rPr>
          <w:rFonts w:ascii="Times New Roman" w:eastAsia="Calibri" w:hAnsi="Times New Roman" w:cs="Times New Roman"/>
          <w:sz w:val="24"/>
          <w:szCs w:val="24"/>
        </w:rPr>
        <w:t>using question based agendas for meetings</w:t>
      </w:r>
      <w:r w:rsidR="003C5FA5">
        <w:rPr>
          <w:rFonts w:ascii="Times New Roman" w:eastAsia="Calibri" w:hAnsi="Times New Roman" w:cs="Times New Roman"/>
          <w:sz w:val="24"/>
          <w:szCs w:val="24"/>
        </w:rPr>
        <w:t>.  Question based agendas present agenda items as a set of questions to be answered rather than simply a laundry list of topics (Schwarz, 2015; Rogelberg, 2020).</w:t>
      </w:r>
      <w:r w:rsidR="00706206">
        <w:rPr>
          <w:rFonts w:ascii="Times New Roman" w:eastAsia="Calibri" w:hAnsi="Times New Roman" w:cs="Times New Roman"/>
          <w:sz w:val="24"/>
          <w:szCs w:val="24"/>
        </w:rPr>
        <w:t xml:space="preserve">  Within these agendas I will</w:t>
      </w:r>
      <w:r w:rsidR="0046534D">
        <w:rPr>
          <w:rFonts w:ascii="Times New Roman" w:eastAsia="Calibri" w:hAnsi="Times New Roman" w:cs="Times New Roman"/>
          <w:sz w:val="24"/>
          <w:szCs w:val="24"/>
        </w:rPr>
        <w:t xml:space="preserve"> </w:t>
      </w:r>
      <w:r w:rsidR="007618EF">
        <w:rPr>
          <w:rFonts w:ascii="Times New Roman" w:eastAsia="Calibri" w:hAnsi="Times New Roman" w:cs="Times New Roman"/>
          <w:sz w:val="24"/>
          <w:szCs w:val="24"/>
        </w:rPr>
        <w:t>incorporat</w:t>
      </w:r>
      <w:r w:rsidR="00706206">
        <w:rPr>
          <w:rFonts w:ascii="Times New Roman" w:eastAsia="Calibri" w:hAnsi="Times New Roman" w:cs="Times New Roman"/>
          <w:sz w:val="24"/>
          <w:szCs w:val="24"/>
        </w:rPr>
        <w:t>e</w:t>
      </w:r>
      <w:r w:rsidR="007618EF">
        <w:rPr>
          <w:rFonts w:ascii="Times New Roman" w:eastAsia="Calibri" w:hAnsi="Times New Roman" w:cs="Times New Roman"/>
          <w:sz w:val="24"/>
          <w:szCs w:val="24"/>
        </w:rPr>
        <w:t xml:space="preserve"> </w:t>
      </w:r>
      <w:r w:rsidR="0046534D">
        <w:rPr>
          <w:rFonts w:ascii="Times New Roman" w:eastAsia="Calibri" w:hAnsi="Times New Roman" w:cs="Times New Roman"/>
          <w:sz w:val="24"/>
          <w:szCs w:val="24"/>
        </w:rPr>
        <w:t>activities</w:t>
      </w:r>
      <w:r w:rsidR="007618EF">
        <w:rPr>
          <w:rFonts w:ascii="Times New Roman" w:eastAsia="Calibri" w:hAnsi="Times New Roman" w:cs="Times New Roman"/>
          <w:sz w:val="24"/>
          <w:szCs w:val="24"/>
        </w:rPr>
        <w:t xml:space="preserve"> that explicitly elicit input from subordinates in </w:t>
      </w:r>
      <w:r w:rsidR="00706206">
        <w:rPr>
          <w:rFonts w:ascii="Times New Roman" w:eastAsia="Calibri" w:hAnsi="Times New Roman" w:cs="Times New Roman"/>
          <w:sz w:val="24"/>
          <w:szCs w:val="24"/>
        </w:rPr>
        <w:t xml:space="preserve">the </w:t>
      </w:r>
      <w:r w:rsidR="007618EF">
        <w:rPr>
          <w:rFonts w:ascii="Times New Roman" w:eastAsia="Calibri" w:hAnsi="Times New Roman" w:cs="Times New Roman"/>
          <w:sz w:val="24"/>
          <w:szCs w:val="24"/>
        </w:rPr>
        <w:t>organizational hierarchy.</w:t>
      </w:r>
      <w:r w:rsidR="0046534D">
        <w:rPr>
          <w:rFonts w:ascii="Times New Roman" w:eastAsia="Calibri" w:hAnsi="Times New Roman" w:cs="Times New Roman"/>
          <w:sz w:val="24"/>
          <w:szCs w:val="24"/>
        </w:rPr>
        <w:t xml:space="preserve"> </w:t>
      </w:r>
    </w:p>
    <w:p w14:paraId="2FD9BAE3" w14:textId="77777777" w:rsidR="006A504D" w:rsidRDefault="006A504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Second, I will avoid treating subordinates as unthinking automatons whose only function is to carry out the directives of superiors.</w:t>
      </w:r>
      <w:r w:rsidR="00646887">
        <w:rPr>
          <w:rFonts w:ascii="Times New Roman" w:eastAsia="Calibri" w:hAnsi="Times New Roman" w:cs="Times New Roman"/>
          <w:sz w:val="24"/>
          <w:szCs w:val="24"/>
        </w:rPr>
        <w:t xml:space="preserve">  Again, the hierarchical structures of organizations will likely make this a challenge.  However, I believe that adopting the U.S. military’s notion of commander’s intent will be helpful.  As described by Ettore (1993), commander’s intent is the concept of military commanders informing the subordinate leaders of the ultimate desired outcome of a mission so that subordinate leaders can deviate from a specific plan of action if necessary but still accomplish the ultimate goal of the commander.  </w:t>
      </w:r>
      <w:r w:rsidR="0058389A">
        <w:rPr>
          <w:rFonts w:ascii="Times New Roman" w:eastAsia="Calibri" w:hAnsi="Times New Roman" w:cs="Times New Roman"/>
          <w:sz w:val="24"/>
          <w:szCs w:val="24"/>
        </w:rPr>
        <w:t xml:space="preserve">Likewise, </w:t>
      </w:r>
      <w:r w:rsidR="00646887">
        <w:rPr>
          <w:rFonts w:ascii="Times New Roman" w:eastAsia="Calibri" w:hAnsi="Times New Roman" w:cs="Times New Roman"/>
          <w:sz w:val="24"/>
          <w:szCs w:val="24"/>
        </w:rPr>
        <w:t xml:space="preserve">I intend to </w:t>
      </w:r>
      <w:r w:rsidR="0058389A">
        <w:rPr>
          <w:rFonts w:ascii="Times New Roman" w:eastAsia="Calibri" w:hAnsi="Times New Roman" w:cs="Times New Roman"/>
          <w:sz w:val="24"/>
          <w:szCs w:val="24"/>
        </w:rPr>
        <w:t>inform subordinates in the organizational hierarchy of the ultimate objective of projects</w:t>
      </w:r>
      <w:r w:rsidR="006D70DD">
        <w:rPr>
          <w:rFonts w:ascii="Times New Roman" w:eastAsia="Calibri" w:hAnsi="Times New Roman" w:cs="Times New Roman"/>
          <w:sz w:val="24"/>
          <w:szCs w:val="24"/>
        </w:rPr>
        <w:t>,</w:t>
      </w:r>
      <w:r w:rsidR="0058389A">
        <w:rPr>
          <w:rFonts w:ascii="Times New Roman" w:eastAsia="Calibri" w:hAnsi="Times New Roman" w:cs="Times New Roman"/>
          <w:sz w:val="24"/>
          <w:szCs w:val="24"/>
        </w:rPr>
        <w:t xml:space="preserve"> tasks</w:t>
      </w:r>
      <w:r w:rsidR="006D70DD">
        <w:rPr>
          <w:rFonts w:ascii="Times New Roman" w:eastAsia="Calibri" w:hAnsi="Times New Roman" w:cs="Times New Roman"/>
          <w:sz w:val="24"/>
          <w:szCs w:val="24"/>
        </w:rPr>
        <w:t>, and decision challenges</w:t>
      </w:r>
      <w:r w:rsidR="0058389A">
        <w:rPr>
          <w:rFonts w:ascii="Times New Roman" w:eastAsia="Calibri" w:hAnsi="Times New Roman" w:cs="Times New Roman"/>
          <w:sz w:val="24"/>
          <w:szCs w:val="24"/>
        </w:rPr>
        <w:t xml:space="preserve">.  This will enable them to deviate from plans and propose </w:t>
      </w:r>
      <w:r w:rsidR="004F6BCA">
        <w:rPr>
          <w:rFonts w:ascii="Times New Roman" w:eastAsia="Calibri" w:hAnsi="Times New Roman" w:cs="Times New Roman"/>
          <w:sz w:val="24"/>
          <w:szCs w:val="24"/>
        </w:rPr>
        <w:t xml:space="preserve">prudent </w:t>
      </w:r>
      <w:r w:rsidR="0058389A">
        <w:rPr>
          <w:rFonts w:ascii="Times New Roman" w:eastAsia="Calibri" w:hAnsi="Times New Roman" w:cs="Times New Roman"/>
          <w:sz w:val="24"/>
          <w:szCs w:val="24"/>
        </w:rPr>
        <w:t>alternative actions when necessary.</w:t>
      </w:r>
    </w:p>
    <w:p w14:paraId="4EE37639" w14:textId="77777777" w:rsidR="006A504D" w:rsidRDefault="006A504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Lastly, I will strive to create an environment where subordinates have options to express </w:t>
      </w:r>
      <w:r w:rsidR="00514A29">
        <w:rPr>
          <w:rFonts w:ascii="Times New Roman" w:eastAsia="Calibri" w:hAnsi="Times New Roman" w:cs="Times New Roman"/>
          <w:sz w:val="24"/>
          <w:szCs w:val="24"/>
        </w:rPr>
        <w:t xml:space="preserve">their </w:t>
      </w:r>
      <w:r>
        <w:rPr>
          <w:rFonts w:ascii="Times New Roman" w:eastAsia="Calibri" w:hAnsi="Times New Roman" w:cs="Times New Roman"/>
          <w:sz w:val="24"/>
          <w:szCs w:val="24"/>
        </w:rPr>
        <w:t xml:space="preserve">opinions and concerns about the activities of the organization without feeling the need to employ guerilla methods.  I believe </w:t>
      </w:r>
      <w:r w:rsidR="0058389A">
        <w:rPr>
          <w:rFonts w:ascii="Times New Roman" w:eastAsia="Calibri" w:hAnsi="Times New Roman" w:cs="Times New Roman"/>
          <w:sz w:val="24"/>
          <w:szCs w:val="24"/>
        </w:rPr>
        <w:t>that many of the</w:t>
      </w:r>
      <w:r>
        <w:rPr>
          <w:rFonts w:ascii="Times New Roman" w:eastAsia="Calibri" w:hAnsi="Times New Roman" w:cs="Times New Roman"/>
          <w:sz w:val="24"/>
          <w:szCs w:val="24"/>
        </w:rPr>
        <w:t xml:space="preserve"> behaviors described above will go a long way towards creating such an environment but there are additional measures that I plan to take. </w:t>
      </w:r>
      <w:r w:rsidR="0058389A">
        <w:rPr>
          <w:rFonts w:ascii="Times New Roman" w:eastAsia="Calibri" w:hAnsi="Times New Roman" w:cs="Times New Roman"/>
          <w:sz w:val="24"/>
          <w:szCs w:val="24"/>
        </w:rPr>
        <w:t xml:space="preserve"> </w:t>
      </w:r>
      <w:r w:rsidR="008E1F76">
        <w:rPr>
          <w:rFonts w:ascii="Times New Roman" w:eastAsia="Calibri" w:hAnsi="Times New Roman" w:cs="Times New Roman"/>
          <w:sz w:val="24"/>
          <w:szCs w:val="24"/>
        </w:rPr>
        <w:t>This includes providing channels that subordinates in the organizational hierarchy can use to provide information a</w:t>
      </w:r>
      <w:r w:rsidR="00514A29">
        <w:rPr>
          <w:rFonts w:ascii="Times New Roman" w:eastAsia="Calibri" w:hAnsi="Times New Roman" w:cs="Times New Roman"/>
          <w:sz w:val="24"/>
          <w:szCs w:val="24"/>
        </w:rPr>
        <w:t>nd opinions anonymously.  I</w:t>
      </w:r>
      <w:r w:rsidR="008E1F76">
        <w:rPr>
          <w:rFonts w:ascii="Times New Roman" w:eastAsia="Calibri" w:hAnsi="Times New Roman" w:cs="Times New Roman"/>
          <w:sz w:val="24"/>
          <w:szCs w:val="24"/>
        </w:rPr>
        <w:t xml:space="preserve"> plan to share</w:t>
      </w:r>
      <w:r w:rsidR="003C5FA5">
        <w:rPr>
          <w:rFonts w:ascii="Times New Roman" w:eastAsia="Calibri" w:hAnsi="Times New Roman" w:cs="Times New Roman"/>
          <w:sz w:val="24"/>
          <w:szCs w:val="24"/>
        </w:rPr>
        <w:t xml:space="preserve"> this anonymous feedback with the members of the</w:t>
      </w:r>
      <w:r w:rsidR="008E1F76">
        <w:rPr>
          <w:rFonts w:ascii="Times New Roman" w:eastAsia="Calibri" w:hAnsi="Times New Roman" w:cs="Times New Roman"/>
          <w:sz w:val="24"/>
          <w:szCs w:val="24"/>
        </w:rPr>
        <w:t xml:space="preserve"> group and incorporate it into </w:t>
      </w:r>
      <w:r w:rsidR="00514A29">
        <w:rPr>
          <w:rFonts w:ascii="Times New Roman" w:eastAsia="Calibri" w:hAnsi="Times New Roman" w:cs="Times New Roman"/>
          <w:sz w:val="24"/>
          <w:szCs w:val="24"/>
        </w:rPr>
        <w:t xml:space="preserve">discussions, </w:t>
      </w:r>
      <w:r w:rsidR="008E1F76">
        <w:rPr>
          <w:rFonts w:ascii="Times New Roman" w:eastAsia="Calibri" w:hAnsi="Times New Roman" w:cs="Times New Roman"/>
          <w:sz w:val="24"/>
          <w:szCs w:val="24"/>
        </w:rPr>
        <w:t>deliberations</w:t>
      </w:r>
      <w:r w:rsidR="00514A29">
        <w:rPr>
          <w:rFonts w:ascii="Times New Roman" w:eastAsia="Calibri" w:hAnsi="Times New Roman" w:cs="Times New Roman"/>
          <w:sz w:val="24"/>
          <w:szCs w:val="24"/>
        </w:rPr>
        <w:t>,</w:t>
      </w:r>
      <w:r w:rsidR="008E1F76">
        <w:rPr>
          <w:rFonts w:ascii="Times New Roman" w:eastAsia="Calibri" w:hAnsi="Times New Roman" w:cs="Times New Roman"/>
          <w:sz w:val="24"/>
          <w:szCs w:val="24"/>
        </w:rPr>
        <w:t xml:space="preserve"> and decision-making to demonstrate a genuine desire to ac</w:t>
      </w:r>
      <w:r w:rsidR="00514A29">
        <w:rPr>
          <w:rFonts w:ascii="Times New Roman" w:eastAsia="Calibri" w:hAnsi="Times New Roman" w:cs="Times New Roman"/>
          <w:sz w:val="24"/>
          <w:szCs w:val="24"/>
        </w:rPr>
        <w:t>t with the best information.  H</w:t>
      </w:r>
      <w:r w:rsidR="008E1F76">
        <w:rPr>
          <w:rFonts w:ascii="Times New Roman" w:eastAsia="Calibri" w:hAnsi="Times New Roman" w:cs="Times New Roman"/>
          <w:sz w:val="24"/>
          <w:szCs w:val="24"/>
        </w:rPr>
        <w:t>opefully</w:t>
      </w:r>
      <w:r w:rsidR="00514A29">
        <w:rPr>
          <w:rFonts w:ascii="Times New Roman" w:eastAsia="Calibri" w:hAnsi="Times New Roman" w:cs="Times New Roman"/>
          <w:sz w:val="24"/>
          <w:szCs w:val="24"/>
        </w:rPr>
        <w:t xml:space="preserve"> this will</w:t>
      </w:r>
      <w:r w:rsidR="008E1F76">
        <w:rPr>
          <w:rFonts w:ascii="Times New Roman" w:eastAsia="Calibri" w:hAnsi="Times New Roman" w:cs="Times New Roman"/>
          <w:sz w:val="24"/>
          <w:szCs w:val="24"/>
        </w:rPr>
        <w:t xml:space="preserve"> alleviate any concerns that individuals might have about offering unpleasant feedback</w:t>
      </w:r>
      <w:r w:rsidR="00514A29">
        <w:rPr>
          <w:rFonts w:ascii="Times New Roman" w:eastAsia="Calibri" w:hAnsi="Times New Roman" w:cs="Times New Roman"/>
          <w:sz w:val="24"/>
          <w:szCs w:val="24"/>
        </w:rPr>
        <w:t xml:space="preserve"> for fear of a “kill the messenger” response</w:t>
      </w:r>
      <w:r w:rsidR="008E1F76">
        <w:rPr>
          <w:rFonts w:ascii="Times New Roman" w:eastAsia="Calibri" w:hAnsi="Times New Roman" w:cs="Times New Roman"/>
          <w:sz w:val="24"/>
          <w:szCs w:val="24"/>
        </w:rPr>
        <w:t>.  Additionally, I will try to adopt the suggestions of subordinates whenever possible, even when those suggestions are different than an approach that I might prefer</w:t>
      </w:r>
      <w:r w:rsidR="00892053">
        <w:rPr>
          <w:rFonts w:ascii="Times New Roman" w:eastAsia="Calibri" w:hAnsi="Times New Roman" w:cs="Times New Roman"/>
          <w:sz w:val="24"/>
          <w:szCs w:val="24"/>
        </w:rPr>
        <w:t xml:space="preserve"> if they achieve the same ends.  In situations where I elect not to implement a suggestion or simply cannot</w:t>
      </w:r>
      <w:r w:rsidR="00514A29">
        <w:rPr>
          <w:rFonts w:ascii="Times New Roman" w:eastAsia="Calibri" w:hAnsi="Times New Roman" w:cs="Times New Roman"/>
          <w:sz w:val="24"/>
          <w:szCs w:val="24"/>
        </w:rPr>
        <w:t xml:space="preserve"> do so</w:t>
      </w:r>
      <w:r w:rsidR="00892053">
        <w:rPr>
          <w:rFonts w:ascii="Times New Roman" w:eastAsia="Calibri" w:hAnsi="Times New Roman" w:cs="Times New Roman"/>
          <w:sz w:val="24"/>
          <w:szCs w:val="24"/>
        </w:rPr>
        <w:t xml:space="preserve">, I will take time to explain the reasons for my decision.  </w:t>
      </w:r>
      <w:r w:rsidR="00514A29">
        <w:rPr>
          <w:rFonts w:ascii="Times New Roman" w:eastAsia="Calibri" w:hAnsi="Times New Roman" w:cs="Times New Roman"/>
          <w:sz w:val="24"/>
          <w:szCs w:val="24"/>
        </w:rPr>
        <w:t>I believe t</w:t>
      </w:r>
      <w:r w:rsidR="00892053">
        <w:rPr>
          <w:rFonts w:ascii="Times New Roman" w:eastAsia="Calibri" w:hAnsi="Times New Roman" w:cs="Times New Roman"/>
          <w:sz w:val="24"/>
          <w:szCs w:val="24"/>
        </w:rPr>
        <w:t>hese actions will make individuals feel that they can influence the organization without having to resort to guerilla activity.</w:t>
      </w:r>
    </w:p>
    <w:p w14:paraId="073B47CB" w14:textId="77777777" w:rsidR="00DE14BE" w:rsidRPr="00640CC8" w:rsidRDefault="00DE14BE" w:rsidP="00DE14BE">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Concluding Remarks</w:t>
      </w:r>
    </w:p>
    <w:p w14:paraId="083DFD7B" w14:textId="77777777" w:rsidR="00302357" w:rsidRDefault="00DE14BE" w:rsidP="00DE14B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My study of organization theory and behavior has significantly modified by beliefs regarding the conceptualization of organizations, human agency in an organizational context, effectuating organizational change, and the appropriateness of guerilla activity</w:t>
      </w:r>
      <w:r w:rsidR="000B36CF">
        <w:rPr>
          <w:rFonts w:ascii="Times New Roman" w:eastAsia="Calibri" w:hAnsi="Times New Roman" w:cs="Times New Roman"/>
          <w:sz w:val="24"/>
          <w:szCs w:val="24"/>
        </w:rPr>
        <w:t xml:space="preserve"> by members of an organization</w:t>
      </w:r>
      <w:r>
        <w:rPr>
          <w:rFonts w:ascii="Times New Roman" w:eastAsia="Calibri" w:hAnsi="Times New Roman" w:cs="Times New Roman"/>
          <w:sz w:val="24"/>
          <w:szCs w:val="24"/>
        </w:rPr>
        <w:t>.  These insights give rise to the notion that</w:t>
      </w:r>
      <w:r w:rsidRPr="00DE14BE">
        <w:t xml:space="preserve"> </w:t>
      </w:r>
      <w:r w:rsidRPr="00DE14BE">
        <w:rPr>
          <w:rFonts w:ascii="Times New Roman" w:eastAsia="Calibri" w:hAnsi="Times New Roman" w:cs="Times New Roman"/>
          <w:sz w:val="24"/>
          <w:szCs w:val="24"/>
        </w:rPr>
        <w:t xml:space="preserve">every member of an organization has a warrant to </w:t>
      </w:r>
      <w:r>
        <w:rPr>
          <w:rFonts w:ascii="Times New Roman" w:eastAsia="Calibri" w:hAnsi="Times New Roman" w:cs="Times New Roman"/>
          <w:sz w:val="24"/>
          <w:szCs w:val="24"/>
        </w:rPr>
        <w:t xml:space="preserve">influence </w:t>
      </w:r>
      <w:r w:rsidR="00F07C16">
        <w:rPr>
          <w:rFonts w:ascii="Times New Roman" w:eastAsia="Calibri" w:hAnsi="Times New Roman" w:cs="Times New Roman"/>
          <w:sz w:val="24"/>
          <w:szCs w:val="24"/>
        </w:rPr>
        <w:t xml:space="preserve">the objectives of an </w:t>
      </w:r>
      <w:r w:rsidRPr="00DE14BE">
        <w:rPr>
          <w:rFonts w:ascii="Times New Roman" w:eastAsia="Calibri" w:hAnsi="Times New Roman" w:cs="Times New Roman"/>
          <w:sz w:val="24"/>
          <w:szCs w:val="24"/>
        </w:rPr>
        <w:t>organizati</w:t>
      </w:r>
      <w:r w:rsidR="001506A4">
        <w:rPr>
          <w:rFonts w:ascii="Times New Roman" w:eastAsia="Calibri" w:hAnsi="Times New Roman" w:cs="Times New Roman"/>
          <w:sz w:val="24"/>
          <w:szCs w:val="24"/>
        </w:rPr>
        <w:t>on and effectuate</w:t>
      </w:r>
      <w:r w:rsidRPr="00DE14BE">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organizational </w:t>
      </w:r>
      <w:r w:rsidRPr="00DE14BE">
        <w:rPr>
          <w:rFonts w:ascii="Times New Roman" w:eastAsia="Calibri" w:hAnsi="Times New Roman" w:cs="Times New Roman"/>
          <w:sz w:val="24"/>
          <w:szCs w:val="24"/>
        </w:rPr>
        <w:t>change to achieve those objectives</w:t>
      </w:r>
      <w:r w:rsidR="001506A4">
        <w:rPr>
          <w:rFonts w:ascii="Times New Roman" w:eastAsia="Calibri" w:hAnsi="Times New Roman" w:cs="Times New Roman"/>
          <w:sz w:val="24"/>
          <w:szCs w:val="24"/>
        </w:rPr>
        <w:t>.  This warrant</w:t>
      </w:r>
      <w:r w:rsidRPr="00DE14BE">
        <w:rPr>
          <w:rFonts w:ascii="Times New Roman" w:eastAsia="Calibri" w:hAnsi="Times New Roman" w:cs="Times New Roman"/>
          <w:sz w:val="24"/>
          <w:szCs w:val="24"/>
        </w:rPr>
        <w:t xml:space="preserve"> is rooted in</w:t>
      </w:r>
      <w:r w:rsidR="00302357">
        <w:rPr>
          <w:rFonts w:ascii="Times New Roman" w:eastAsia="Calibri" w:hAnsi="Times New Roman" w:cs="Times New Roman"/>
          <w:sz w:val="24"/>
          <w:szCs w:val="24"/>
        </w:rPr>
        <w:t xml:space="preserve"> the individual’s</w:t>
      </w:r>
      <w:r w:rsidRPr="00DE14BE">
        <w:rPr>
          <w:rFonts w:ascii="Times New Roman" w:eastAsia="Calibri" w:hAnsi="Times New Roman" w:cs="Times New Roman"/>
          <w:sz w:val="24"/>
          <w:szCs w:val="24"/>
        </w:rPr>
        <w:t xml:space="preserve"> human agency and their very membership in the organization.  </w:t>
      </w:r>
      <w:r w:rsidR="00302357">
        <w:rPr>
          <w:rFonts w:ascii="Times New Roman" w:eastAsia="Calibri" w:hAnsi="Times New Roman" w:cs="Times New Roman"/>
          <w:sz w:val="24"/>
          <w:szCs w:val="24"/>
        </w:rPr>
        <w:t>However,</w:t>
      </w:r>
      <w:r w:rsidR="006D3E87">
        <w:rPr>
          <w:rFonts w:ascii="Times New Roman" w:eastAsia="Calibri" w:hAnsi="Times New Roman" w:cs="Times New Roman"/>
          <w:sz w:val="24"/>
          <w:szCs w:val="24"/>
        </w:rPr>
        <w:t xml:space="preserve"> </w:t>
      </w:r>
      <w:r w:rsidR="00F07C16">
        <w:rPr>
          <w:rFonts w:ascii="Times New Roman" w:eastAsia="Calibri" w:hAnsi="Times New Roman" w:cs="Times New Roman"/>
          <w:sz w:val="24"/>
          <w:szCs w:val="24"/>
        </w:rPr>
        <w:t xml:space="preserve">this does not obligate </w:t>
      </w:r>
      <w:r w:rsidR="006D3E87">
        <w:rPr>
          <w:rFonts w:ascii="Times New Roman" w:eastAsia="Calibri" w:hAnsi="Times New Roman" w:cs="Times New Roman"/>
          <w:sz w:val="24"/>
          <w:szCs w:val="24"/>
        </w:rPr>
        <w:t>organization</w:t>
      </w:r>
      <w:r w:rsidR="00302357">
        <w:rPr>
          <w:rFonts w:ascii="Times New Roman" w:eastAsia="Calibri" w:hAnsi="Times New Roman" w:cs="Times New Roman"/>
          <w:sz w:val="24"/>
          <w:szCs w:val="24"/>
        </w:rPr>
        <w:t xml:space="preserve"> members</w:t>
      </w:r>
      <w:r w:rsidR="00F07C16">
        <w:rPr>
          <w:rFonts w:ascii="Times New Roman" w:eastAsia="Calibri" w:hAnsi="Times New Roman" w:cs="Times New Roman"/>
          <w:sz w:val="24"/>
          <w:szCs w:val="24"/>
        </w:rPr>
        <w:t xml:space="preserve"> </w:t>
      </w:r>
      <w:r w:rsidR="006D3E87">
        <w:rPr>
          <w:rFonts w:ascii="Times New Roman" w:eastAsia="Calibri" w:hAnsi="Times New Roman" w:cs="Times New Roman"/>
          <w:sz w:val="24"/>
          <w:szCs w:val="24"/>
        </w:rPr>
        <w:t>to act on their warrant</w:t>
      </w:r>
      <w:r w:rsidR="00302357">
        <w:rPr>
          <w:rFonts w:ascii="Times New Roman" w:eastAsia="Calibri" w:hAnsi="Times New Roman" w:cs="Times New Roman"/>
          <w:sz w:val="24"/>
          <w:szCs w:val="24"/>
        </w:rPr>
        <w:t xml:space="preserve"> in </w:t>
      </w:r>
      <w:r w:rsidR="00F07C16">
        <w:rPr>
          <w:rFonts w:ascii="Times New Roman" w:eastAsia="Calibri" w:hAnsi="Times New Roman" w:cs="Times New Roman"/>
          <w:sz w:val="24"/>
          <w:szCs w:val="24"/>
        </w:rPr>
        <w:t>every or any situation</w:t>
      </w:r>
      <w:r w:rsidR="00302357">
        <w:rPr>
          <w:rFonts w:ascii="Times New Roman" w:eastAsia="Calibri" w:hAnsi="Times New Roman" w:cs="Times New Roman"/>
          <w:sz w:val="24"/>
          <w:szCs w:val="24"/>
        </w:rPr>
        <w:t xml:space="preserve"> </w:t>
      </w:r>
      <w:r w:rsidR="00F07C16">
        <w:rPr>
          <w:rFonts w:ascii="Times New Roman" w:eastAsia="Calibri" w:hAnsi="Times New Roman" w:cs="Times New Roman"/>
          <w:sz w:val="24"/>
          <w:szCs w:val="24"/>
        </w:rPr>
        <w:t xml:space="preserve">but </w:t>
      </w:r>
      <w:r w:rsidR="00302357">
        <w:rPr>
          <w:rFonts w:ascii="Times New Roman" w:eastAsia="Calibri" w:hAnsi="Times New Roman" w:cs="Times New Roman"/>
          <w:sz w:val="24"/>
          <w:szCs w:val="24"/>
        </w:rPr>
        <w:t>the organization can still function if members do not exercise their right.</w:t>
      </w:r>
    </w:p>
    <w:p w14:paraId="42BBF82C" w14:textId="77777777" w:rsidR="00A529D3" w:rsidRDefault="00DE14BE" w:rsidP="00A529D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This principle</w:t>
      </w:r>
      <w:r w:rsidR="00302357">
        <w:rPr>
          <w:rFonts w:ascii="Times New Roman" w:eastAsia="Calibri" w:hAnsi="Times New Roman" w:cs="Times New Roman"/>
          <w:sz w:val="24"/>
          <w:szCs w:val="24"/>
        </w:rPr>
        <w:t xml:space="preserve"> of distributed authority</w:t>
      </w:r>
      <w:r>
        <w:rPr>
          <w:rFonts w:ascii="Times New Roman" w:eastAsia="Calibri" w:hAnsi="Times New Roman" w:cs="Times New Roman"/>
          <w:sz w:val="24"/>
          <w:szCs w:val="24"/>
        </w:rPr>
        <w:t xml:space="preserve"> </w:t>
      </w:r>
      <w:r w:rsidR="00F07C16">
        <w:rPr>
          <w:rFonts w:ascii="Times New Roman" w:eastAsia="Calibri" w:hAnsi="Times New Roman" w:cs="Times New Roman"/>
          <w:sz w:val="24"/>
          <w:szCs w:val="24"/>
        </w:rPr>
        <w:t xml:space="preserve">to effectuate change </w:t>
      </w:r>
      <w:r>
        <w:rPr>
          <w:rFonts w:ascii="Times New Roman" w:eastAsia="Calibri" w:hAnsi="Times New Roman" w:cs="Times New Roman"/>
          <w:sz w:val="24"/>
          <w:szCs w:val="24"/>
        </w:rPr>
        <w:t xml:space="preserve">provides an alternative perspective for </w:t>
      </w:r>
      <w:r w:rsidR="00892ADB">
        <w:rPr>
          <w:rFonts w:ascii="Times New Roman" w:eastAsia="Calibri" w:hAnsi="Times New Roman" w:cs="Times New Roman"/>
          <w:sz w:val="24"/>
          <w:szCs w:val="24"/>
        </w:rPr>
        <w:t xml:space="preserve">understanding and </w:t>
      </w:r>
      <w:r>
        <w:rPr>
          <w:rFonts w:ascii="Times New Roman" w:eastAsia="Calibri" w:hAnsi="Times New Roman" w:cs="Times New Roman"/>
          <w:sz w:val="24"/>
          <w:szCs w:val="24"/>
        </w:rPr>
        <w:t>coping with various dysfunctions of organization</w:t>
      </w:r>
      <w:r w:rsidR="001506A4">
        <w:rPr>
          <w:rFonts w:ascii="Times New Roman" w:eastAsia="Calibri" w:hAnsi="Times New Roman" w:cs="Times New Roman"/>
          <w:sz w:val="24"/>
          <w:szCs w:val="24"/>
        </w:rPr>
        <w:t>s</w:t>
      </w:r>
      <w:r w:rsidR="00F07C16">
        <w:rPr>
          <w:rFonts w:ascii="Times New Roman" w:eastAsia="Calibri" w:hAnsi="Times New Roman" w:cs="Times New Roman"/>
          <w:sz w:val="24"/>
          <w:szCs w:val="24"/>
        </w:rPr>
        <w:t xml:space="preserve">.  As I </w:t>
      </w:r>
      <w:del w:id="1" w:author="James Gislsinan" w:date="2020-05-06T09:13:00Z">
        <w:r w:rsidR="00F07C16" w:rsidDel="00A529D3">
          <w:rPr>
            <w:rFonts w:ascii="Times New Roman" w:eastAsia="Calibri" w:hAnsi="Times New Roman" w:cs="Times New Roman"/>
            <w:sz w:val="24"/>
            <w:szCs w:val="24"/>
          </w:rPr>
          <w:delText>set</w:delText>
        </w:r>
      </w:del>
      <w:ins w:id="2" w:author="James Gislsinan" w:date="2020-05-06T09:13:00Z">
        <w:r w:rsidR="00A529D3">
          <w:rPr>
            <w:rFonts w:ascii="Times New Roman" w:eastAsia="Calibri" w:hAnsi="Times New Roman" w:cs="Times New Roman"/>
            <w:sz w:val="24"/>
            <w:szCs w:val="24"/>
          </w:rPr>
          <w:t>see</w:t>
        </w:r>
      </w:ins>
      <w:r w:rsidR="00F07C16">
        <w:rPr>
          <w:rFonts w:ascii="Times New Roman" w:eastAsia="Calibri" w:hAnsi="Times New Roman" w:cs="Times New Roman"/>
          <w:sz w:val="24"/>
          <w:szCs w:val="24"/>
        </w:rPr>
        <w:t xml:space="preserve"> it, the principle address</w:t>
      </w:r>
      <w:ins w:id="3" w:author="James Gislsinan" w:date="2020-05-06T09:13:00Z">
        <w:r w:rsidR="00A529D3">
          <w:rPr>
            <w:rFonts w:ascii="Times New Roman" w:eastAsia="Calibri" w:hAnsi="Times New Roman" w:cs="Times New Roman"/>
            <w:sz w:val="24"/>
            <w:szCs w:val="24"/>
          </w:rPr>
          <w:t>e</w:t>
        </w:r>
      </w:ins>
      <w:ins w:id="4" w:author="James Gislsinan" w:date="2020-05-06T09:14:00Z">
        <w:r w:rsidR="00A529D3">
          <w:rPr>
            <w:rFonts w:ascii="Times New Roman" w:eastAsia="Calibri" w:hAnsi="Times New Roman" w:cs="Times New Roman"/>
            <w:sz w:val="24"/>
            <w:szCs w:val="24"/>
          </w:rPr>
          <w:t>s</w:t>
        </w:r>
      </w:ins>
      <w:r w:rsidR="00F07C16">
        <w:rPr>
          <w:rFonts w:ascii="Times New Roman" w:eastAsia="Calibri" w:hAnsi="Times New Roman" w:cs="Times New Roman"/>
          <w:sz w:val="24"/>
          <w:szCs w:val="24"/>
        </w:rPr>
        <w:t xml:space="preserve"> at least six organization dysfunctions.  These include</w:t>
      </w:r>
      <w:r>
        <w:rPr>
          <w:rFonts w:ascii="Times New Roman" w:eastAsia="Calibri" w:hAnsi="Times New Roman" w:cs="Times New Roman"/>
          <w:sz w:val="24"/>
          <w:szCs w:val="24"/>
        </w:rPr>
        <w:t xml:space="preserve"> </w:t>
      </w:r>
      <w:r w:rsidR="00892ADB">
        <w:rPr>
          <w:rFonts w:ascii="Times New Roman" w:eastAsia="Calibri" w:hAnsi="Times New Roman" w:cs="Times New Roman"/>
          <w:sz w:val="24"/>
          <w:szCs w:val="24"/>
        </w:rPr>
        <w:t>the dehumanizing nature of modern organizational life</w:t>
      </w:r>
      <w:r>
        <w:rPr>
          <w:rFonts w:ascii="Times New Roman" w:eastAsia="Calibri" w:hAnsi="Times New Roman" w:cs="Times New Roman"/>
          <w:sz w:val="24"/>
          <w:szCs w:val="24"/>
        </w:rPr>
        <w:t xml:space="preserve">, </w:t>
      </w:r>
      <w:r w:rsidR="00892ADB">
        <w:rPr>
          <w:rFonts w:ascii="Times New Roman" w:eastAsia="Calibri" w:hAnsi="Times New Roman" w:cs="Times New Roman"/>
          <w:sz w:val="24"/>
          <w:szCs w:val="24"/>
        </w:rPr>
        <w:t>the paradox of rationality, the limitations of bounded rationality, inadequate or inappropriate response</w:t>
      </w:r>
      <w:r w:rsidR="001506A4">
        <w:rPr>
          <w:rFonts w:ascii="Times New Roman" w:eastAsia="Calibri" w:hAnsi="Times New Roman" w:cs="Times New Roman"/>
          <w:sz w:val="24"/>
          <w:szCs w:val="24"/>
        </w:rPr>
        <w:t>s</w:t>
      </w:r>
      <w:r w:rsidR="00892ADB">
        <w:rPr>
          <w:rFonts w:ascii="Times New Roman" w:eastAsia="Calibri" w:hAnsi="Times New Roman" w:cs="Times New Roman"/>
          <w:sz w:val="24"/>
          <w:szCs w:val="24"/>
        </w:rPr>
        <w:t xml:space="preserve"> to environmental change, whistleblowing</w:t>
      </w:r>
      <w:r w:rsidR="00F07C16">
        <w:rPr>
          <w:rFonts w:ascii="Times New Roman" w:eastAsia="Calibri" w:hAnsi="Times New Roman" w:cs="Times New Roman"/>
          <w:sz w:val="24"/>
          <w:szCs w:val="24"/>
        </w:rPr>
        <w:t xml:space="preserve"> by organization members</w:t>
      </w:r>
      <w:r w:rsidR="00892ADB">
        <w:rPr>
          <w:rFonts w:ascii="Times New Roman" w:eastAsia="Calibri" w:hAnsi="Times New Roman" w:cs="Times New Roman"/>
          <w:sz w:val="24"/>
          <w:szCs w:val="24"/>
        </w:rPr>
        <w:t xml:space="preserve">, and resolving ethical dilemmas.  </w:t>
      </w:r>
      <w:r w:rsidR="00F07C16">
        <w:rPr>
          <w:rFonts w:ascii="Times New Roman" w:eastAsia="Calibri" w:hAnsi="Times New Roman" w:cs="Times New Roman"/>
          <w:sz w:val="24"/>
          <w:szCs w:val="24"/>
        </w:rPr>
        <w:t xml:space="preserve">Finally, </w:t>
      </w:r>
      <w:r w:rsidR="00402E80">
        <w:rPr>
          <w:rFonts w:ascii="Times New Roman" w:eastAsia="Calibri" w:hAnsi="Times New Roman" w:cs="Times New Roman"/>
          <w:sz w:val="24"/>
          <w:szCs w:val="24"/>
        </w:rPr>
        <w:t xml:space="preserve">I </w:t>
      </w:r>
      <w:r w:rsidR="00892ADB">
        <w:rPr>
          <w:rFonts w:ascii="Times New Roman" w:eastAsia="Calibri" w:hAnsi="Times New Roman" w:cs="Times New Roman"/>
          <w:sz w:val="24"/>
          <w:szCs w:val="24"/>
        </w:rPr>
        <w:t>intend to</w:t>
      </w:r>
      <w:r w:rsidR="00402E80">
        <w:rPr>
          <w:rFonts w:ascii="Times New Roman" w:eastAsia="Calibri" w:hAnsi="Times New Roman" w:cs="Times New Roman"/>
          <w:sz w:val="24"/>
          <w:szCs w:val="24"/>
        </w:rPr>
        <w:t xml:space="preserve"> apply this principle to</w:t>
      </w:r>
      <w:r w:rsidR="00892ADB">
        <w:rPr>
          <w:rFonts w:ascii="Times New Roman" w:eastAsia="Calibri" w:hAnsi="Times New Roman" w:cs="Times New Roman"/>
          <w:sz w:val="24"/>
          <w:szCs w:val="24"/>
        </w:rPr>
        <w:t xml:space="preserve"> modify my behaviors as they relate to the various statuses I hold</w:t>
      </w:r>
      <w:r w:rsidR="00402E80">
        <w:rPr>
          <w:rFonts w:ascii="Times New Roman" w:eastAsia="Calibri" w:hAnsi="Times New Roman" w:cs="Times New Roman"/>
          <w:sz w:val="24"/>
          <w:szCs w:val="24"/>
        </w:rPr>
        <w:t xml:space="preserve"> within organizational contexts to achieve better organizational outcomes.</w:t>
      </w:r>
    </w:p>
    <w:p w14:paraId="02E8EF17" w14:textId="77777777" w:rsidR="00A529D3" w:rsidRDefault="00A529D3" w:rsidP="00A529D3">
      <w:pPr>
        <w:spacing w:line="480" w:lineRule="auto"/>
        <w:ind w:firstLine="720"/>
        <w:rPr>
          <w:rFonts w:ascii="Times New Roman" w:eastAsia="Calibri" w:hAnsi="Times New Roman" w:cs="Times New Roman"/>
          <w:color w:val="C00000"/>
          <w:sz w:val="24"/>
          <w:szCs w:val="24"/>
        </w:rPr>
      </w:pPr>
      <w:r>
        <w:rPr>
          <w:rFonts w:ascii="Times New Roman" w:eastAsia="Calibri" w:hAnsi="Times New Roman" w:cs="Times New Roman"/>
          <w:color w:val="C00000"/>
          <w:sz w:val="24"/>
          <w:szCs w:val="24"/>
        </w:rPr>
        <w:t>This is a very well written, well organized, tightly reasoned essay.  Nice job! You’ve laid out a clear map for how you might influence organizational dynamics in the various roles you may hold in an organization.  It might be interesting to keep a diary of how the principles you articulate and actions flowing from them work out in actual practice.  Such a diary would in effect be a field experiment and, perhaps, the foundation for a book on organizational change!</w:t>
      </w:r>
    </w:p>
    <w:p w14:paraId="3F6D43E9" w14:textId="77777777" w:rsidR="006951A8" w:rsidRDefault="00A529D3" w:rsidP="00A529D3">
      <w:pPr>
        <w:spacing w:line="480" w:lineRule="auto"/>
        <w:ind w:firstLine="720"/>
        <w:rPr>
          <w:rFonts w:ascii="Times New Roman" w:eastAsia="Calibri" w:hAnsi="Times New Roman" w:cs="Times New Roman"/>
          <w:color w:val="C00000"/>
          <w:sz w:val="24"/>
          <w:szCs w:val="24"/>
        </w:rPr>
      </w:pPr>
      <w:r>
        <w:rPr>
          <w:rFonts w:ascii="Times New Roman" w:eastAsia="Calibri" w:hAnsi="Times New Roman" w:cs="Times New Roman"/>
          <w:color w:val="C00000"/>
          <w:sz w:val="24"/>
          <w:szCs w:val="24"/>
        </w:rPr>
        <w:t>The fact that I found two typos in the last paragraph of your essay reminds me of a story early in my career where a student submitted a long 25 page paper and on p 24 just stopped writing on the topic with the sentence, “I bet you don’t read this far.”</w:t>
      </w:r>
      <w:r w:rsidR="006951A8">
        <w:rPr>
          <w:rFonts w:ascii="Times New Roman" w:eastAsia="Calibri" w:hAnsi="Times New Roman" w:cs="Times New Roman"/>
          <w:color w:val="C00000"/>
          <w:sz w:val="24"/>
          <w:szCs w:val="24"/>
        </w:rPr>
        <w:t xml:space="preserve">  I did in that case, and I am certainly glad I did in this case as well. </w:t>
      </w:r>
      <w:r w:rsidR="006951A8" w:rsidRPr="006951A8">
        <w:rPr>
          <mc:AlternateContent>
            <mc:Choice Requires="w16se">
              <w:rFonts w:ascii="Times New Roman" w:eastAsia="Calibri" w:hAnsi="Times New Roman" w:cs="Times New Roman"/>
            </mc:Choice>
            <mc:Fallback>
              <w:rFonts w:ascii="Segoe UI Emoji" w:eastAsia="Segoe UI Emoji" w:hAnsi="Segoe UI Emoji" w:cs="Segoe UI Emoji"/>
            </mc:Fallback>
          </mc:AlternateContent>
          <w:color w:val="C00000"/>
          <w:sz w:val="24"/>
          <w:szCs w:val="24"/>
        </w:rPr>
        <mc:AlternateContent>
          <mc:Choice Requires="w16se">
            <w16se:symEx w16se:font="Segoe UI Emoji" w16se:char="1F60A"/>
          </mc:Choice>
          <mc:Fallback>
            <w:t>😊</w:t>
          </mc:Fallback>
        </mc:AlternateContent>
      </w:r>
      <w:r w:rsidR="006951A8">
        <w:rPr>
          <w:rFonts w:ascii="Times New Roman" w:eastAsia="Calibri" w:hAnsi="Times New Roman" w:cs="Times New Roman"/>
          <w:color w:val="C00000"/>
          <w:sz w:val="24"/>
          <w:szCs w:val="24"/>
        </w:rPr>
        <w:t xml:space="preserve">   Again, good job!  </w:t>
      </w:r>
    </w:p>
    <w:p w14:paraId="1B26E2A8" w14:textId="2D62311C" w:rsidR="006951A8" w:rsidRDefault="006951A8" w:rsidP="00A529D3">
      <w:pPr>
        <w:spacing w:line="480" w:lineRule="auto"/>
        <w:ind w:firstLine="720"/>
        <w:rPr>
          <w:rFonts w:ascii="Times New Roman" w:eastAsia="Calibri" w:hAnsi="Times New Roman" w:cs="Times New Roman"/>
          <w:color w:val="C00000"/>
          <w:sz w:val="24"/>
          <w:szCs w:val="24"/>
        </w:rPr>
      </w:pPr>
      <w:r>
        <w:rPr>
          <w:rFonts w:ascii="Times New Roman" w:eastAsia="Calibri" w:hAnsi="Times New Roman" w:cs="Times New Roman"/>
          <w:color w:val="C00000"/>
          <w:sz w:val="24"/>
          <w:szCs w:val="24"/>
        </w:rPr>
        <w:t>Class participation grade: A         Essay grade</w:t>
      </w:r>
      <w:r w:rsidR="00171023">
        <w:rPr>
          <w:rFonts w:ascii="Times New Roman" w:eastAsia="Calibri" w:hAnsi="Times New Roman" w:cs="Times New Roman"/>
          <w:color w:val="C00000"/>
          <w:sz w:val="24"/>
          <w:szCs w:val="24"/>
        </w:rPr>
        <w:t xml:space="preserve"> and Presentation</w:t>
      </w:r>
      <w:r>
        <w:rPr>
          <w:rFonts w:ascii="Times New Roman" w:eastAsia="Calibri" w:hAnsi="Times New Roman" w:cs="Times New Roman"/>
          <w:color w:val="C00000"/>
          <w:sz w:val="24"/>
          <w:szCs w:val="24"/>
        </w:rPr>
        <w:t xml:space="preserve">: A        Course Grade:  A </w:t>
      </w:r>
      <w:r w:rsidR="00A529D3">
        <w:rPr>
          <w:rFonts w:ascii="Times New Roman" w:eastAsia="Calibri" w:hAnsi="Times New Roman" w:cs="Times New Roman"/>
          <w:color w:val="C00000"/>
          <w:sz w:val="24"/>
          <w:szCs w:val="24"/>
        </w:rPr>
        <w:t xml:space="preserve">  </w:t>
      </w:r>
    </w:p>
    <w:p w14:paraId="1694D688" w14:textId="3DD204FF" w:rsidR="00835E6E" w:rsidRDefault="006951A8" w:rsidP="00A529D3">
      <w:pPr>
        <w:spacing w:line="480" w:lineRule="auto"/>
        <w:ind w:firstLine="720"/>
        <w:rPr>
          <w:rFonts w:ascii="Times New Roman" w:eastAsia="Calibri" w:hAnsi="Times New Roman" w:cs="Times New Roman"/>
          <w:b/>
          <w:sz w:val="24"/>
          <w:szCs w:val="24"/>
        </w:rPr>
      </w:pPr>
      <w:r>
        <w:rPr>
          <w:rFonts w:ascii="Times New Roman" w:eastAsia="Calibri" w:hAnsi="Times New Roman" w:cs="Times New Roman"/>
          <w:color w:val="C00000"/>
          <w:sz w:val="24"/>
          <w:szCs w:val="24"/>
        </w:rPr>
        <w:tab/>
      </w:r>
      <w:r w:rsidR="00835E6E">
        <w:rPr>
          <w:rFonts w:ascii="Times New Roman" w:eastAsia="Calibri" w:hAnsi="Times New Roman" w:cs="Times New Roman"/>
          <w:b/>
          <w:sz w:val="24"/>
          <w:szCs w:val="24"/>
        </w:rPr>
        <w:br w:type="page"/>
      </w:r>
    </w:p>
    <w:p w14:paraId="66F6DAD3" w14:textId="77777777"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References</w:t>
      </w:r>
    </w:p>
    <w:p w14:paraId="2735AC11" w14:textId="77777777" w:rsidR="00CB3A51" w:rsidRPr="00CB3A51" w:rsidRDefault="00CB3A51" w:rsidP="00CB3A51">
      <w:pPr>
        <w:spacing w:line="480" w:lineRule="auto"/>
        <w:ind w:left="720" w:hanging="720"/>
        <w:rPr>
          <w:rFonts w:ascii="Times New Roman" w:eastAsia="Calibri" w:hAnsi="Times New Roman" w:cs="Times New Roman"/>
          <w:sz w:val="24"/>
          <w:szCs w:val="24"/>
        </w:rPr>
      </w:pPr>
      <w:r w:rsidRPr="00CB3A51">
        <w:rPr>
          <w:rFonts w:ascii="Times New Roman" w:eastAsia="Calibri" w:hAnsi="Times New Roman" w:cs="Times New Roman"/>
          <w:sz w:val="24"/>
          <w:szCs w:val="24"/>
        </w:rPr>
        <w:t xml:space="preserve">Bazerman, M. H., &amp; Neale, M. A. (1992). </w:t>
      </w:r>
      <w:r w:rsidRPr="00EB68F7">
        <w:rPr>
          <w:rFonts w:ascii="Times New Roman" w:eastAsia="Calibri" w:hAnsi="Times New Roman" w:cs="Times New Roman"/>
          <w:i/>
          <w:sz w:val="24"/>
          <w:szCs w:val="24"/>
        </w:rPr>
        <w:t>Negotiating rationally</w:t>
      </w:r>
      <w:r w:rsidRPr="00CB3A51">
        <w:rPr>
          <w:rFonts w:ascii="Times New Roman" w:eastAsia="Calibri" w:hAnsi="Times New Roman" w:cs="Times New Roman"/>
          <w:sz w:val="24"/>
          <w:szCs w:val="24"/>
        </w:rPr>
        <w:t>. New York, NY: The Free Press.</w:t>
      </w:r>
    </w:p>
    <w:p w14:paraId="5116D2BB" w14:textId="77777777" w:rsidR="00CB3A51" w:rsidRDefault="00CB3A51" w:rsidP="00CB3A51">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De Bono, Edward. (1999). </w:t>
      </w:r>
      <w:r w:rsidRPr="00EB68F7">
        <w:rPr>
          <w:rFonts w:ascii="Times New Roman" w:eastAsia="Calibri" w:hAnsi="Times New Roman" w:cs="Times New Roman"/>
          <w:i/>
          <w:sz w:val="24"/>
          <w:szCs w:val="24"/>
        </w:rPr>
        <w:t>Six Thinking Hats</w:t>
      </w:r>
      <w:r>
        <w:rPr>
          <w:rFonts w:ascii="Times New Roman" w:eastAsia="Calibri" w:hAnsi="Times New Roman" w:cs="Times New Roman"/>
          <w:sz w:val="24"/>
          <w:szCs w:val="24"/>
        </w:rPr>
        <w:t xml:space="preserve"> (Revised and Updated Ed.). New York, NY: </w:t>
      </w:r>
      <w:r w:rsidR="00F54191">
        <w:rPr>
          <w:rFonts w:ascii="Times New Roman" w:eastAsia="Calibri" w:hAnsi="Times New Roman" w:cs="Times New Roman"/>
          <w:sz w:val="24"/>
          <w:szCs w:val="24"/>
        </w:rPr>
        <w:t xml:space="preserve">Back Bay Books / </w:t>
      </w:r>
      <w:r>
        <w:rPr>
          <w:rFonts w:ascii="Times New Roman" w:eastAsia="Calibri" w:hAnsi="Times New Roman" w:cs="Times New Roman"/>
          <w:sz w:val="24"/>
          <w:szCs w:val="24"/>
        </w:rPr>
        <w:t xml:space="preserve">Little, Brown and Company. </w:t>
      </w:r>
    </w:p>
    <w:p w14:paraId="739F1F81" w14:textId="77777777" w:rsidR="00402E80" w:rsidRDefault="00402E80" w:rsidP="00CB3A51">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Ettore, M. L. (1993). </w:t>
      </w:r>
      <w:r w:rsidRPr="00402E80">
        <w:rPr>
          <w:rFonts w:ascii="Times New Roman" w:eastAsia="Calibri" w:hAnsi="Times New Roman" w:cs="Times New Roman"/>
          <w:i/>
          <w:sz w:val="24"/>
          <w:szCs w:val="24"/>
        </w:rPr>
        <w:t>Commander’s Intent Defined</w:t>
      </w:r>
      <w:r>
        <w:rPr>
          <w:rFonts w:ascii="Times New Roman" w:eastAsia="Calibri" w:hAnsi="Times New Roman" w:cs="Times New Roman"/>
          <w:sz w:val="24"/>
          <w:szCs w:val="24"/>
        </w:rPr>
        <w:t xml:space="preserve">. Marine Corps Association &amp; Foundation. Retrieved May 4, 2020 from </w:t>
      </w:r>
      <w:r w:rsidRPr="00402E80">
        <w:rPr>
          <w:rFonts w:ascii="Times New Roman" w:eastAsia="Calibri" w:hAnsi="Times New Roman" w:cs="Times New Roman"/>
          <w:sz w:val="24"/>
          <w:szCs w:val="24"/>
        </w:rPr>
        <w:t>https://mca-marines.org/gazette/commanders-intent-defined/</w:t>
      </w:r>
    </w:p>
    <w:p w14:paraId="3A889452" w14:textId="77777777" w:rsidR="006B47E9" w:rsidRDefault="006B47E9" w:rsidP="00CB3A51">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Eylon, D. (1998). Understanding empowerment and resolving its paradox: Lessons from May Parker Follett. </w:t>
      </w:r>
      <w:r w:rsidRPr="006B47E9">
        <w:rPr>
          <w:rFonts w:ascii="Times New Roman" w:eastAsia="Calibri" w:hAnsi="Times New Roman" w:cs="Times New Roman"/>
          <w:i/>
          <w:sz w:val="24"/>
          <w:szCs w:val="24"/>
        </w:rPr>
        <w:t>Journal of Management History</w:t>
      </w:r>
      <w:r>
        <w:rPr>
          <w:rFonts w:ascii="Times New Roman" w:eastAsia="Calibri" w:hAnsi="Times New Roman" w:cs="Times New Roman"/>
          <w:sz w:val="24"/>
          <w:szCs w:val="24"/>
        </w:rPr>
        <w:t xml:space="preserve">, 4(1), 16-28. Retrieved from </w:t>
      </w:r>
      <w:r w:rsidRPr="006B47E9">
        <w:rPr>
          <w:rFonts w:ascii="Times New Roman" w:eastAsia="Calibri" w:hAnsi="Times New Roman" w:cs="Times New Roman"/>
          <w:sz w:val="24"/>
          <w:szCs w:val="24"/>
        </w:rPr>
        <w:t>https://sites.fas.harvard.edu/~soc186/AssignedReadings/Eylon-Follett.pdf</w:t>
      </w:r>
    </w:p>
    <w:p w14:paraId="24AEDC64" w14:textId="77777777" w:rsidR="00CB3A51" w:rsidRPr="00CB3A51" w:rsidRDefault="00CB3A51" w:rsidP="00CB3A51">
      <w:pPr>
        <w:spacing w:line="480" w:lineRule="auto"/>
        <w:ind w:left="720" w:hanging="720"/>
        <w:rPr>
          <w:rFonts w:ascii="Times New Roman" w:eastAsia="Calibri" w:hAnsi="Times New Roman" w:cs="Times New Roman"/>
          <w:sz w:val="24"/>
          <w:szCs w:val="24"/>
        </w:rPr>
      </w:pPr>
      <w:r w:rsidRPr="00CB3A51">
        <w:rPr>
          <w:rFonts w:ascii="Times New Roman" w:eastAsia="Calibri" w:hAnsi="Times New Roman" w:cs="Times New Roman"/>
          <w:sz w:val="24"/>
          <w:szCs w:val="24"/>
        </w:rPr>
        <w:t xml:space="preserve">Fisher, R., Ury, W., &amp; Patton, B. (2011). </w:t>
      </w:r>
      <w:r w:rsidRPr="00EB68F7">
        <w:rPr>
          <w:rFonts w:ascii="Times New Roman" w:eastAsia="Calibri" w:hAnsi="Times New Roman" w:cs="Times New Roman"/>
          <w:i/>
          <w:sz w:val="24"/>
          <w:szCs w:val="24"/>
        </w:rPr>
        <w:t>Getting to yes: Negotiating agreement without giving in</w:t>
      </w:r>
      <w:r w:rsidRPr="00CB3A51">
        <w:rPr>
          <w:rFonts w:ascii="Times New Roman" w:eastAsia="Calibri" w:hAnsi="Times New Roman" w:cs="Times New Roman"/>
          <w:sz w:val="24"/>
          <w:szCs w:val="24"/>
        </w:rPr>
        <w:t>. New York, NY: Penguin Books.</w:t>
      </w:r>
    </w:p>
    <w:p w14:paraId="6349B08F" w14:textId="77777777" w:rsidR="00A742B1" w:rsidRDefault="00A742B1"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Fuchs, S. (2011). Agency (and intention). In G. Ritzer &amp; J. M. Ryan (Eds.), </w:t>
      </w:r>
      <w:r w:rsidRPr="00A742B1">
        <w:rPr>
          <w:rFonts w:ascii="Times New Roman" w:eastAsia="Calibri" w:hAnsi="Times New Roman" w:cs="Times New Roman"/>
          <w:i/>
          <w:sz w:val="24"/>
          <w:szCs w:val="24"/>
        </w:rPr>
        <w:t xml:space="preserve">The concise encyclopedia of sociology </w:t>
      </w:r>
      <w:r>
        <w:rPr>
          <w:rFonts w:ascii="Times New Roman" w:eastAsia="Calibri" w:hAnsi="Times New Roman" w:cs="Times New Roman"/>
          <w:sz w:val="24"/>
          <w:szCs w:val="24"/>
        </w:rPr>
        <w:t>(pp. 8-9</w:t>
      </w:r>
      <w:r w:rsidRPr="00A742B1">
        <w:rPr>
          <w:rFonts w:ascii="Times New Roman" w:eastAsia="Calibri" w:hAnsi="Times New Roman" w:cs="Times New Roman"/>
          <w:sz w:val="24"/>
          <w:szCs w:val="24"/>
        </w:rPr>
        <w:t>). Wiley Blackwell.</w:t>
      </w:r>
    </w:p>
    <w:p w14:paraId="1D073BB0" w14:textId="77777777"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Fry, B. R., &amp; Raadschelders, J. C. N. (2014). Mastering public administration: From Max Weber to Dwight Aldo</w:t>
      </w:r>
      <w:r w:rsidR="005D7E5E">
        <w:rPr>
          <w:rFonts w:ascii="Times New Roman" w:eastAsia="Calibri" w:hAnsi="Times New Roman" w:cs="Times New Roman"/>
          <w:sz w:val="24"/>
          <w:szCs w:val="24"/>
        </w:rPr>
        <w:t xml:space="preserve"> (3rd ed.)</w:t>
      </w:r>
      <w:r>
        <w:rPr>
          <w:rFonts w:ascii="Times New Roman" w:eastAsia="Calibri" w:hAnsi="Times New Roman" w:cs="Times New Roman"/>
          <w:sz w:val="24"/>
          <w:szCs w:val="24"/>
        </w:rPr>
        <w:t>. Thousand Oaks, CA: CQ Press.</w:t>
      </w:r>
    </w:p>
    <w:p w14:paraId="39898B55" w14:textId="77777777" w:rsidR="001E252C" w:rsidRDefault="001E252C"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Hunt, S. (2011). Organizations. In G. Ritzer &amp; J. M. Ryan</w:t>
      </w:r>
      <w:r w:rsidR="008F6AB6">
        <w:rPr>
          <w:rFonts w:ascii="Times New Roman" w:eastAsia="Calibri" w:hAnsi="Times New Roman" w:cs="Times New Roman"/>
          <w:sz w:val="24"/>
          <w:szCs w:val="24"/>
        </w:rPr>
        <w:t xml:space="preserve"> (Eds.)</w:t>
      </w:r>
      <w:r>
        <w:rPr>
          <w:rFonts w:ascii="Times New Roman" w:eastAsia="Calibri" w:hAnsi="Times New Roman" w:cs="Times New Roman"/>
          <w:sz w:val="24"/>
          <w:szCs w:val="24"/>
        </w:rPr>
        <w:t xml:space="preserve">, </w:t>
      </w:r>
      <w:r w:rsidRPr="008F6AB6">
        <w:rPr>
          <w:rFonts w:ascii="Times New Roman" w:eastAsia="Calibri" w:hAnsi="Times New Roman" w:cs="Times New Roman"/>
          <w:i/>
          <w:sz w:val="24"/>
          <w:szCs w:val="24"/>
        </w:rPr>
        <w:t xml:space="preserve">The </w:t>
      </w:r>
      <w:r w:rsidR="008F6AB6">
        <w:rPr>
          <w:rFonts w:ascii="Times New Roman" w:eastAsia="Calibri" w:hAnsi="Times New Roman" w:cs="Times New Roman"/>
          <w:i/>
          <w:sz w:val="24"/>
          <w:szCs w:val="24"/>
        </w:rPr>
        <w:t>concise e</w:t>
      </w:r>
      <w:r w:rsidRPr="008F6AB6">
        <w:rPr>
          <w:rFonts w:ascii="Times New Roman" w:eastAsia="Calibri" w:hAnsi="Times New Roman" w:cs="Times New Roman"/>
          <w:i/>
          <w:sz w:val="24"/>
          <w:szCs w:val="24"/>
        </w:rPr>
        <w:t>ncyclopedi</w:t>
      </w:r>
      <w:r w:rsidR="008F6AB6">
        <w:rPr>
          <w:rFonts w:ascii="Times New Roman" w:eastAsia="Calibri" w:hAnsi="Times New Roman" w:cs="Times New Roman"/>
          <w:i/>
          <w:sz w:val="24"/>
          <w:szCs w:val="24"/>
        </w:rPr>
        <w:t>a of s</w:t>
      </w:r>
      <w:r w:rsidR="008F6AB6" w:rsidRPr="008F6AB6">
        <w:rPr>
          <w:rFonts w:ascii="Times New Roman" w:eastAsia="Calibri" w:hAnsi="Times New Roman" w:cs="Times New Roman"/>
          <w:i/>
          <w:sz w:val="24"/>
          <w:szCs w:val="24"/>
        </w:rPr>
        <w:t>ociology</w:t>
      </w:r>
      <w:r w:rsidRPr="008F6AB6">
        <w:rPr>
          <w:rFonts w:ascii="Times New Roman" w:eastAsia="Calibri" w:hAnsi="Times New Roman" w:cs="Times New Roman"/>
          <w:i/>
          <w:sz w:val="24"/>
          <w:szCs w:val="24"/>
        </w:rPr>
        <w:t xml:space="preserve"> </w:t>
      </w:r>
      <w:r w:rsidR="008F6AB6">
        <w:rPr>
          <w:rFonts w:ascii="Times New Roman" w:eastAsia="Calibri" w:hAnsi="Times New Roman" w:cs="Times New Roman"/>
          <w:sz w:val="24"/>
          <w:szCs w:val="24"/>
        </w:rPr>
        <w:t>(pp. 430-431). Wiley Blackwell.</w:t>
      </w:r>
    </w:p>
    <w:p w14:paraId="6CB2FECA" w14:textId="77777777"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Miller, H. T., &amp; Fox, C. J. (2019). </w:t>
      </w:r>
      <w:r w:rsidRPr="003054F8">
        <w:rPr>
          <w:rFonts w:ascii="Times New Roman" w:eastAsia="Calibri" w:hAnsi="Times New Roman" w:cs="Times New Roman"/>
          <w:i/>
          <w:sz w:val="24"/>
          <w:szCs w:val="24"/>
        </w:rPr>
        <w:t>Postmodern public administration: Toward discourse</w:t>
      </w:r>
      <w:r>
        <w:rPr>
          <w:rFonts w:ascii="Times New Roman" w:eastAsia="Calibri" w:hAnsi="Times New Roman" w:cs="Times New Roman"/>
          <w:sz w:val="24"/>
          <w:szCs w:val="24"/>
        </w:rPr>
        <w:t xml:space="preserve">. New York, NY: Routledge. </w:t>
      </w:r>
    </w:p>
    <w:p w14:paraId="29E56D17" w14:textId="77777777" w:rsidR="00013391" w:rsidRDefault="003054F8" w:rsidP="00402E80">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O’Leary, R. (2020). </w:t>
      </w:r>
      <w:r w:rsidRPr="003054F8">
        <w:rPr>
          <w:rFonts w:ascii="Times New Roman" w:eastAsia="Calibri" w:hAnsi="Times New Roman" w:cs="Times New Roman"/>
          <w:i/>
          <w:sz w:val="24"/>
          <w:szCs w:val="24"/>
        </w:rPr>
        <w:t>The ethics of dissent: Managing guerrilla government</w:t>
      </w:r>
      <w:r>
        <w:rPr>
          <w:rFonts w:ascii="Times New Roman" w:eastAsia="Calibri" w:hAnsi="Times New Roman" w:cs="Times New Roman"/>
          <w:sz w:val="24"/>
          <w:szCs w:val="24"/>
        </w:rPr>
        <w:t xml:space="preserve"> (3rd ed.). Thousand Oaks, CA: CQ Press.</w:t>
      </w:r>
    </w:p>
    <w:p w14:paraId="6196DFCC" w14:textId="77777777" w:rsidR="00BC1AA2" w:rsidRDefault="00BC1AA2" w:rsidP="00402E80">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Rogelberg, S. G. (2020). How to create the perfect meeting agenda. Harvard Business Review. Retrieved from </w:t>
      </w:r>
      <w:r w:rsidRPr="00BC1AA2">
        <w:rPr>
          <w:rFonts w:ascii="Times New Roman" w:eastAsia="Calibri" w:hAnsi="Times New Roman" w:cs="Times New Roman"/>
          <w:sz w:val="24"/>
          <w:szCs w:val="24"/>
        </w:rPr>
        <w:t>https://hbr.org/2020/02/how-to-create-the-perfect-meeting-agenda</w:t>
      </w:r>
    </w:p>
    <w:p w14:paraId="74148A25" w14:textId="77777777" w:rsidR="00BC1AA2" w:rsidRPr="00402E80" w:rsidRDefault="00BC1AA2" w:rsidP="00402E80">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Schwarz, R. (2015). How do design an agenda for an effective meeting. Harvard Business Review. Retrieved from </w:t>
      </w:r>
      <w:r w:rsidRPr="00BC1AA2">
        <w:rPr>
          <w:rFonts w:ascii="Times New Roman" w:eastAsia="Calibri" w:hAnsi="Times New Roman" w:cs="Times New Roman"/>
          <w:sz w:val="24"/>
          <w:szCs w:val="24"/>
        </w:rPr>
        <w:t>https://hbr.org/2015/03/how-to-design-an-agenda-for-an-effective-meeting</w:t>
      </w:r>
    </w:p>
    <w:sectPr w:rsidR="00BC1AA2" w:rsidRPr="00402E8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20D8D" w14:textId="77777777" w:rsidR="00F645EC" w:rsidRDefault="00F645EC" w:rsidP="00E562EE">
      <w:r>
        <w:separator/>
      </w:r>
    </w:p>
  </w:endnote>
  <w:endnote w:type="continuationSeparator" w:id="0">
    <w:p w14:paraId="493F647B" w14:textId="77777777" w:rsidR="00F645EC" w:rsidRDefault="00F645EC" w:rsidP="00E5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7185E9" w14:textId="77777777" w:rsidR="00F645EC" w:rsidRDefault="00F645EC" w:rsidP="00E562EE">
      <w:r>
        <w:separator/>
      </w:r>
    </w:p>
  </w:footnote>
  <w:footnote w:type="continuationSeparator" w:id="0">
    <w:p w14:paraId="6C79D803" w14:textId="77777777" w:rsidR="00F645EC" w:rsidRDefault="00F645EC" w:rsidP="00E5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466D3" w14:textId="708C0760" w:rsidR="00E562EE" w:rsidRPr="00E562EE" w:rsidRDefault="00E562EE" w:rsidP="00E562EE">
    <w:pPr>
      <w:pStyle w:val="Header"/>
      <w:tabs>
        <w:tab w:val="left" w:pos="9000"/>
      </w:tabs>
      <w:rPr>
        <w:rFonts w:ascii="Times New Roman" w:hAnsi="Times New Roman" w:cs="Times New Roman"/>
        <w:sz w:val="24"/>
      </w:rPr>
    </w:pPr>
    <w:r w:rsidRPr="00E562EE">
      <w:rPr>
        <w:rFonts w:ascii="Times New Roman" w:hAnsi="Times New Roman" w:cs="Times New Roman"/>
        <w:sz w:val="24"/>
      </w:rPr>
      <w:t xml:space="preserve">RUNNING HEAD: </w:t>
    </w:r>
    <w:r w:rsidR="00BA05CE">
      <w:rPr>
        <w:rFonts w:ascii="Times New Roman" w:hAnsi="Times New Roman" w:cs="Times New Roman"/>
        <w:sz w:val="24"/>
      </w:rPr>
      <w:t>A Perspective on Organization</w:t>
    </w:r>
    <w:r w:rsidR="00E841B7">
      <w:rPr>
        <w:rFonts w:ascii="Times New Roman" w:hAnsi="Times New Roman" w:cs="Times New Roman"/>
        <w:sz w:val="24"/>
      </w:rPr>
      <w:t xml:space="preserve"> Dynamics and Dysfunction</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F603A5">
      <w:rPr>
        <w:rFonts w:ascii="Times New Roman" w:hAnsi="Times New Roman" w:cs="Times New Roman"/>
        <w:noProof/>
        <w:sz w:val="24"/>
      </w:rPr>
      <w:t>1</w:t>
    </w:r>
    <w:r w:rsidRPr="00E562EE">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A901D" w14:textId="7ACBDE4A" w:rsidR="00E562EE" w:rsidRPr="00E562EE" w:rsidRDefault="00E841B7" w:rsidP="00E562EE">
    <w:pPr>
      <w:pStyle w:val="Header"/>
      <w:tabs>
        <w:tab w:val="left" w:pos="9000"/>
      </w:tabs>
      <w:rPr>
        <w:rFonts w:ascii="Times New Roman" w:hAnsi="Times New Roman" w:cs="Times New Roman"/>
        <w:sz w:val="24"/>
      </w:rPr>
    </w:pPr>
    <w:r w:rsidRPr="00E841B7">
      <w:rPr>
        <w:rFonts w:ascii="Times New Roman" w:hAnsi="Times New Roman" w:cs="Times New Roman"/>
        <w:sz w:val="24"/>
      </w:rPr>
      <w:t xml:space="preserve">A Perspective on </w:t>
    </w:r>
    <w:r w:rsidR="00BA05CE">
      <w:rPr>
        <w:rFonts w:ascii="Times New Roman" w:hAnsi="Times New Roman" w:cs="Times New Roman"/>
        <w:sz w:val="24"/>
      </w:rPr>
      <w:t>Organization</w:t>
    </w:r>
    <w:r w:rsidRPr="00E841B7">
      <w:rPr>
        <w:rFonts w:ascii="Times New Roman" w:hAnsi="Times New Roman" w:cs="Times New Roman"/>
        <w:sz w:val="24"/>
      </w:rPr>
      <w:t xml:space="preserve"> Dynamics and Dysfunction</w:t>
    </w:r>
    <w:r w:rsidR="00E562EE">
      <w:rPr>
        <w:rFonts w:ascii="Times New Roman" w:hAnsi="Times New Roman" w:cs="Times New Roman"/>
        <w:sz w:val="24"/>
      </w:rPr>
      <w:tab/>
    </w:r>
    <w:r w:rsidR="00E562EE" w:rsidRPr="00E562EE">
      <w:rPr>
        <w:rFonts w:ascii="Times New Roman" w:hAnsi="Times New Roman" w:cs="Times New Roman"/>
        <w:sz w:val="24"/>
      </w:rPr>
      <w:fldChar w:fldCharType="begin"/>
    </w:r>
    <w:r w:rsidR="00E562EE" w:rsidRPr="00E562EE">
      <w:rPr>
        <w:rFonts w:ascii="Times New Roman" w:hAnsi="Times New Roman" w:cs="Times New Roman"/>
        <w:sz w:val="24"/>
      </w:rPr>
      <w:instrText xml:space="preserve"> PAGE   \* MERGEFORMAT </w:instrText>
    </w:r>
    <w:r w:rsidR="00E562EE" w:rsidRPr="00E562EE">
      <w:rPr>
        <w:rFonts w:ascii="Times New Roman" w:hAnsi="Times New Roman" w:cs="Times New Roman"/>
        <w:sz w:val="24"/>
      </w:rPr>
      <w:fldChar w:fldCharType="separate"/>
    </w:r>
    <w:r w:rsidR="00F603A5">
      <w:rPr>
        <w:rFonts w:ascii="Times New Roman" w:hAnsi="Times New Roman" w:cs="Times New Roman"/>
        <w:noProof/>
        <w:sz w:val="24"/>
      </w:rPr>
      <w:t>2</w:t>
    </w:r>
    <w:r w:rsidR="00E562EE" w:rsidRPr="00E562EE">
      <w:rPr>
        <w:rFonts w:ascii="Times New Roman" w:hAnsi="Times New Roman" w:cs="Times New Roman"/>
        <w:noProof/>
        <w:sz w:val="24"/>
      </w:rP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mes Gislsinan">
    <w15:presenceInfo w15:providerId="Windows Live" w15:userId="32f47de1724c8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64"/>
    <w:rsid w:val="00014A5B"/>
    <w:rsid w:val="000269B0"/>
    <w:rsid w:val="00035CD8"/>
    <w:rsid w:val="0003637F"/>
    <w:rsid w:val="0003641F"/>
    <w:rsid w:val="00043A1C"/>
    <w:rsid w:val="00045631"/>
    <w:rsid w:val="00046C90"/>
    <w:rsid w:val="000568FC"/>
    <w:rsid w:val="0006477F"/>
    <w:rsid w:val="00066EC2"/>
    <w:rsid w:val="00085263"/>
    <w:rsid w:val="00090019"/>
    <w:rsid w:val="00090EDE"/>
    <w:rsid w:val="000A038D"/>
    <w:rsid w:val="000A562B"/>
    <w:rsid w:val="000B36CF"/>
    <w:rsid w:val="000C2068"/>
    <w:rsid w:val="000D3AC5"/>
    <w:rsid w:val="000D537E"/>
    <w:rsid w:val="000D7E51"/>
    <w:rsid w:val="000E675B"/>
    <w:rsid w:val="000F696C"/>
    <w:rsid w:val="000F7D4B"/>
    <w:rsid w:val="00113241"/>
    <w:rsid w:val="00117315"/>
    <w:rsid w:val="00123305"/>
    <w:rsid w:val="001411F6"/>
    <w:rsid w:val="0014258F"/>
    <w:rsid w:val="001442AA"/>
    <w:rsid w:val="0014507F"/>
    <w:rsid w:val="001474BA"/>
    <w:rsid w:val="001506A4"/>
    <w:rsid w:val="00154AF1"/>
    <w:rsid w:val="00156C65"/>
    <w:rsid w:val="001650FB"/>
    <w:rsid w:val="00171023"/>
    <w:rsid w:val="0017245A"/>
    <w:rsid w:val="0017441B"/>
    <w:rsid w:val="00177641"/>
    <w:rsid w:val="001854E9"/>
    <w:rsid w:val="0018771E"/>
    <w:rsid w:val="001930DC"/>
    <w:rsid w:val="00193A14"/>
    <w:rsid w:val="00193C60"/>
    <w:rsid w:val="0019706A"/>
    <w:rsid w:val="001A1707"/>
    <w:rsid w:val="001A2B90"/>
    <w:rsid w:val="001B5289"/>
    <w:rsid w:val="001B5340"/>
    <w:rsid w:val="001B689A"/>
    <w:rsid w:val="001C14CD"/>
    <w:rsid w:val="001D1FFB"/>
    <w:rsid w:val="001D3EE9"/>
    <w:rsid w:val="001D596C"/>
    <w:rsid w:val="001D6A31"/>
    <w:rsid w:val="001E1226"/>
    <w:rsid w:val="001E136A"/>
    <w:rsid w:val="001E252C"/>
    <w:rsid w:val="001E6A28"/>
    <w:rsid w:val="001F5E1C"/>
    <w:rsid w:val="002011A5"/>
    <w:rsid w:val="00203BCE"/>
    <w:rsid w:val="00214B10"/>
    <w:rsid w:val="00217BED"/>
    <w:rsid w:val="00221A2D"/>
    <w:rsid w:val="00242A40"/>
    <w:rsid w:val="00245B8E"/>
    <w:rsid w:val="00255224"/>
    <w:rsid w:val="0027446D"/>
    <w:rsid w:val="00277CA8"/>
    <w:rsid w:val="00290EF0"/>
    <w:rsid w:val="00292615"/>
    <w:rsid w:val="002A0FF9"/>
    <w:rsid w:val="002A78E1"/>
    <w:rsid w:val="002B4523"/>
    <w:rsid w:val="002B5813"/>
    <w:rsid w:val="002B58CD"/>
    <w:rsid w:val="002D06B2"/>
    <w:rsid w:val="002D4168"/>
    <w:rsid w:val="002D6D8B"/>
    <w:rsid w:val="002E7B16"/>
    <w:rsid w:val="002F4027"/>
    <w:rsid w:val="00302357"/>
    <w:rsid w:val="003054F8"/>
    <w:rsid w:val="00313444"/>
    <w:rsid w:val="00313982"/>
    <w:rsid w:val="00315C09"/>
    <w:rsid w:val="00324D2F"/>
    <w:rsid w:val="00330F5A"/>
    <w:rsid w:val="00331C46"/>
    <w:rsid w:val="00337D06"/>
    <w:rsid w:val="00340A45"/>
    <w:rsid w:val="00352AE3"/>
    <w:rsid w:val="00355ADE"/>
    <w:rsid w:val="00364D53"/>
    <w:rsid w:val="00364FC8"/>
    <w:rsid w:val="003671F7"/>
    <w:rsid w:val="003716AE"/>
    <w:rsid w:val="0037249D"/>
    <w:rsid w:val="0038327A"/>
    <w:rsid w:val="00392CBE"/>
    <w:rsid w:val="00394B24"/>
    <w:rsid w:val="00397C04"/>
    <w:rsid w:val="003A18ED"/>
    <w:rsid w:val="003A7BDE"/>
    <w:rsid w:val="003B0410"/>
    <w:rsid w:val="003B04E0"/>
    <w:rsid w:val="003B1443"/>
    <w:rsid w:val="003C5FA5"/>
    <w:rsid w:val="003C7A0C"/>
    <w:rsid w:val="003D2367"/>
    <w:rsid w:val="003D2D40"/>
    <w:rsid w:val="003D44B8"/>
    <w:rsid w:val="003D5776"/>
    <w:rsid w:val="003E4215"/>
    <w:rsid w:val="00402E80"/>
    <w:rsid w:val="004116A1"/>
    <w:rsid w:val="00443ACF"/>
    <w:rsid w:val="00447E53"/>
    <w:rsid w:val="00455CA0"/>
    <w:rsid w:val="00456D17"/>
    <w:rsid w:val="0046534D"/>
    <w:rsid w:val="004749A9"/>
    <w:rsid w:val="004911CE"/>
    <w:rsid w:val="00491772"/>
    <w:rsid w:val="004979A9"/>
    <w:rsid w:val="004A02AF"/>
    <w:rsid w:val="004A55F9"/>
    <w:rsid w:val="004C2B4D"/>
    <w:rsid w:val="004C4D38"/>
    <w:rsid w:val="004D5816"/>
    <w:rsid w:val="004E0933"/>
    <w:rsid w:val="004E24F1"/>
    <w:rsid w:val="004F6BCA"/>
    <w:rsid w:val="004F70EC"/>
    <w:rsid w:val="005044A6"/>
    <w:rsid w:val="00514A29"/>
    <w:rsid w:val="00525022"/>
    <w:rsid w:val="0052769B"/>
    <w:rsid w:val="00540D22"/>
    <w:rsid w:val="005464BB"/>
    <w:rsid w:val="00551A0B"/>
    <w:rsid w:val="00556716"/>
    <w:rsid w:val="00580B00"/>
    <w:rsid w:val="0058389A"/>
    <w:rsid w:val="00593AC4"/>
    <w:rsid w:val="005A05E4"/>
    <w:rsid w:val="005A5136"/>
    <w:rsid w:val="005A5873"/>
    <w:rsid w:val="005B27B1"/>
    <w:rsid w:val="005B4A1D"/>
    <w:rsid w:val="005C1034"/>
    <w:rsid w:val="005C47F4"/>
    <w:rsid w:val="005D46DC"/>
    <w:rsid w:val="005D7E5E"/>
    <w:rsid w:val="005E2B71"/>
    <w:rsid w:val="005F1FAC"/>
    <w:rsid w:val="005F7283"/>
    <w:rsid w:val="005F7D25"/>
    <w:rsid w:val="006004C7"/>
    <w:rsid w:val="00602787"/>
    <w:rsid w:val="00607C57"/>
    <w:rsid w:val="00607E0F"/>
    <w:rsid w:val="00616A8F"/>
    <w:rsid w:val="00626A66"/>
    <w:rsid w:val="00627816"/>
    <w:rsid w:val="006372FF"/>
    <w:rsid w:val="00640CC8"/>
    <w:rsid w:val="00643541"/>
    <w:rsid w:val="00645B05"/>
    <w:rsid w:val="00646198"/>
    <w:rsid w:val="00646887"/>
    <w:rsid w:val="00650C28"/>
    <w:rsid w:val="00663992"/>
    <w:rsid w:val="006659B9"/>
    <w:rsid w:val="0067055F"/>
    <w:rsid w:val="006867F3"/>
    <w:rsid w:val="006945F4"/>
    <w:rsid w:val="006951A8"/>
    <w:rsid w:val="00697515"/>
    <w:rsid w:val="006A504D"/>
    <w:rsid w:val="006B47E9"/>
    <w:rsid w:val="006D2738"/>
    <w:rsid w:val="006D3E87"/>
    <w:rsid w:val="006D4A4F"/>
    <w:rsid w:val="006D70DD"/>
    <w:rsid w:val="006D7FEE"/>
    <w:rsid w:val="006E2227"/>
    <w:rsid w:val="006F21C1"/>
    <w:rsid w:val="006F5DCC"/>
    <w:rsid w:val="00706206"/>
    <w:rsid w:val="00706BC9"/>
    <w:rsid w:val="00713F2C"/>
    <w:rsid w:val="00717362"/>
    <w:rsid w:val="00721679"/>
    <w:rsid w:val="00725EAC"/>
    <w:rsid w:val="007348F2"/>
    <w:rsid w:val="00734D4D"/>
    <w:rsid w:val="00740C58"/>
    <w:rsid w:val="007413D1"/>
    <w:rsid w:val="007533D8"/>
    <w:rsid w:val="007577FD"/>
    <w:rsid w:val="007618EF"/>
    <w:rsid w:val="00764EB3"/>
    <w:rsid w:val="00772954"/>
    <w:rsid w:val="0078397D"/>
    <w:rsid w:val="007926DB"/>
    <w:rsid w:val="00797936"/>
    <w:rsid w:val="00797CAB"/>
    <w:rsid w:val="007A3698"/>
    <w:rsid w:val="007B0C63"/>
    <w:rsid w:val="007D1DF1"/>
    <w:rsid w:val="007E598E"/>
    <w:rsid w:val="007F01E5"/>
    <w:rsid w:val="00815DF4"/>
    <w:rsid w:val="0082731C"/>
    <w:rsid w:val="00835E6E"/>
    <w:rsid w:val="00840320"/>
    <w:rsid w:val="00851A96"/>
    <w:rsid w:val="008565E8"/>
    <w:rsid w:val="008718AA"/>
    <w:rsid w:val="0087391B"/>
    <w:rsid w:val="00876DBC"/>
    <w:rsid w:val="0088014D"/>
    <w:rsid w:val="00880E21"/>
    <w:rsid w:val="0088676E"/>
    <w:rsid w:val="00890F7B"/>
    <w:rsid w:val="00892053"/>
    <w:rsid w:val="00892ADB"/>
    <w:rsid w:val="008A578E"/>
    <w:rsid w:val="008A6305"/>
    <w:rsid w:val="008C1466"/>
    <w:rsid w:val="008C2B15"/>
    <w:rsid w:val="008C783A"/>
    <w:rsid w:val="008D2589"/>
    <w:rsid w:val="008E1F76"/>
    <w:rsid w:val="008E4EA5"/>
    <w:rsid w:val="008F6AB6"/>
    <w:rsid w:val="00905E1C"/>
    <w:rsid w:val="0091133F"/>
    <w:rsid w:val="0091699D"/>
    <w:rsid w:val="00916F9F"/>
    <w:rsid w:val="00930280"/>
    <w:rsid w:val="00935468"/>
    <w:rsid w:val="00935801"/>
    <w:rsid w:val="00942D78"/>
    <w:rsid w:val="00952E4F"/>
    <w:rsid w:val="0096417B"/>
    <w:rsid w:val="009656AB"/>
    <w:rsid w:val="009726F7"/>
    <w:rsid w:val="00975AFD"/>
    <w:rsid w:val="0098489A"/>
    <w:rsid w:val="0099287D"/>
    <w:rsid w:val="009A25F5"/>
    <w:rsid w:val="009A7EB5"/>
    <w:rsid w:val="009C169F"/>
    <w:rsid w:val="009D0A3C"/>
    <w:rsid w:val="009D543E"/>
    <w:rsid w:val="009D56C9"/>
    <w:rsid w:val="009E0F28"/>
    <w:rsid w:val="009E775A"/>
    <w:rsid w:val="009F1A61"/>
    <w:rsid w:val="009F34DF"/>
    <w:rsid w:val="009F3CAF"/>
    <w:rsid w:val="009F5DE1"/>
    <w:rsid w:val="00A013E2"/>
    <w:rsid w:val="00A1451E"/>
    <w:rsid w:val="00A36498"/>
    <w:rsid w:val="00A41AE2"/>
    <w:rsid w:val="00A529D3"/>
    <w:rsid w:val="00A5572C"/>
    <w:rsid w:val="00A63B56"/>
    <w:rsid w:val="00A640CD"/>
    <w:rsid w:val="00A704A4"/>
    <w:rsid w:val="00A742B1"/>
    <w:rsid w:val="00A80D2B"/>
    <w:rsid w:val="00A812D3"/>
    <w:rsid w:val="00A818C0"/>
    <w:rsid w:val="00A8351D"/>
    <w:rsid w:val="00A83D40"/>
    <w:rsid w:val="00A86C36"/>
    <w:rsid w:val="00A926BC"/>
    <w:rsid w:val="00AA2465"/>
    <w:rsid w:val="00AB2218"/>
    <w:rsid w:val="00AB5EC5"/>
    <w:rsid w:val="00AB6C9B"/>
    <w:rsid w:val="00AC0794"/>
    <w:rsid w:val="00AC0FD9"/>
    <w:rsid w:val="00AC199C"/>
    <w:rsid w:val="00AC2B50"/>
    <w:rsid w:val="00AD217C"/>
    <w:rsid w:val="00AD721B"/>
    <w:rsid w:val="00AF5DCB"/>
    <w:rsid w:val="00AF5E72"/>
    <w:rsid w:val="00AF76A9"/>
    <w:rsid w:val="00B01B80"/>
    <w:rsid w:val="00B10461"/>
    <w:rsid w:val="00B1079F"/>
    <w:rsid w:val="00B22486"/>
    <w:rsid w:val="00B22F7B"/>
    <w:rsid w:val="00B305E5"/>
    <w:rsid w:val="00B4008A"/>
    <w:rsid w:val="00B57306"/>
    <w:rsid w:val="00B60C79"/>
    <w:rsid w:val="00B875BB"/>
    <w:rsid w:val="00B87F93"/>
    <w:rsid w:val="00B94211"/>
    <w:rsid w:val="00BA05CE"/>
    <w:rsid w:val="00BA1DED"/>
    <w:rsid w:val="00BA4A00"/>
    <w:rsid w:val="00BB5B96"/>
    <w:rsid w:val="00BC1AA2"/>
    <w:rsid w:val="00BC2740"/>
    <w:rsid w:val="00BC5959"/>
    <w:rsid w:val="00BD6ECB"/>
    <w:rsid w:val="00BE6176"/>
    <w:rsid w:val="00BE6F52"/>
    <w:rsid w:val="00BE7761"/>
    <w:rsid w:val="00BF244D"/>
    <w:rsid w:val="00BF43E3"/>
    <w:rsid w:val="00BF6564"/>
    <w:rsid w:val="00C10EFC"/>
    <w:rsid w:val="00C17F0F"/>
    <w:rsid w:val="00C32CD4"/>
    <w:rsid w:val="00C338FA"/>
    <w:rsid w:val="00C33E45"/>
    <w:rsid w:val="00C40080"/>
    <w:rsid w:val="00C47C14"/>
    <w:rsid w:val="00C51628"/>
    <w:rsid w:val="00C6184B"/>
    <w:rsid w:val="00C725A7"/>
    <w:rsid w:val="00C740C2"/>
    <w:rsid w:val="00C7741E"/>
    <w:rsid w:val="00C8349B"/>
    <w:rsid w:val="00C84765"/>
    <w:rsid w:val="00C94937"/>
    <w:rsid w:val="00C96968"/>
    <w:rsid w:val="00CA03F3"/>
    <w:rsid w:val="00CA05CA"/>
    <w:rsid w:val="00CB010A"/>
    <w:rsid w:val="00CB3A51"/>
    <w:rsid w:val="00CB5956"/>
    <w:rsid w:val="00CC7DE3"/>
    <w:rsid w:val="00CE224A"/>
    <w:rsid w:val="00CE512A"/>
    <w:rsid w:val="00CF6C55"/>
    <w:rsid w:val="00D00ED9"/>
    <w:rsid w:val="00D05670"/>
    <w:rsid w:val="00D21B40"/>
    <w:rsid w:val="00D244A6"/>
    <w:rsid w:val="00D446A0"/>
    <w:rsid w:val="00D51D79"/>
    <w:rsid w:val="00D53ED8"/>
    <w:rsid w:val="00D744EA"/>
    <w:rsid w:val="00D74F0E"/>
    <w:rsid w:val="00D7634A"/>
    <w:rsid w:val="00D813D7"/>
    <w:rsid w:val="00D8550B"/>
    <w:rsid w:val="00D90C39"/>
    <w:rsid w:val="00DA7DAC"/>
    <w:rsid w:val="00DC1455"/>
    <w:rsid w:val="00DC29FE"/>
    <w:rsid w:val="00DD307F"/>
    <w:rsid w:val="00DE14BE"/>
    <w:rsid w:val="00DE41EE"/>
    <w:rsid w:val="00DE7887"/>
    <w:rsid w:val="00E0186F"/>
    <w:rsid w:val="00E061D6"/>
    <w:rsid w:val="00E12350"/>
    <w:rsid w:val="00E17484"/>
    <w:rsid w:val="00E312A6"/>
    <w:rsid w:val="00E32BBB"/>
    <w:rsid w:val="00E36AC7"/>
    <w:rsid w:val="00E428C9"/>
    <w:rsid w:val="00E43024"/>
    <w:rsid w:val="00E50817"/>
    <w:rsid w:val="00E51275"/>
    <w:rsid w:val="00E54F62"/>
    <w:rsid w:val="00E562EE"/>
    <w:rsid w:val="00E575BF"/>
    <w:rsid w:val="00E644EB"/>
    <w:rsid w:val="00E663DF"/>
    <w:rsid w:val="00E671A6"/>
    <w:rsid w:val="00E67333"/>
    <w:rsid w:val="00E679C3"/>
    <w:rsid w:val="00E802C4"/>
    <w:rsid w:val="00E826EA"/>
    <w:rsid w:val="00E841B7"/>
    <w:rsid w:val="00EA7AC7"/>
    <w:rsid w:val="00EB5EAE"/>
    <w:rsid w:val="00EB68F7"/>
    <w:rsid w:val="00EB782B"/>
    <w:rsid w:val="00EC274B"/>
    <w:rsid w:val="00ED2A17"/>
    <w:rsid w:val="00ED6D20"/>
    <w:rsid w:val="00EE3E7E"/>
    <w:rsid w:val="00EF0C51"/>
    <w:rsid w:val="00EF1AEE"/>
    <w:rsid w:val="00EF7055"/>
    <w:rsid w:val="00F04408"/>
    <w:rsid w:val="00F06C89"/>
    <w:rsid w:val="00F07C16"/>
    <w:rsid w:val="00F138CE"/>
    <w:rsid w:val="00F14957"/>
    <w:rsid w:val="00F14E33"/>
    <w:rsid w:val="00F15E3C"/>
    <w:rsid w:val="00F20CDA"/>
    <w:rsid w:val="00F3792E"/>
    <w:rsid w:val="00F50832"/>
    <w:rsid w:val="00F54191"/>
    <w:rsid w:val="00F603A5"/>
    <w:rsid w:val="00F645EC"/>
    <w:rsid w:val="00F648D4"/>
    <w:rsid w:val="00F65019"/>
    <w:rsid w:val="00F841BD"/>
    <w:rsid w:val="00F854C8"/>
    <w:rsid w:val="00F94F44"/>
    <w:rsid w:val="00F97241"/>
    <w:rsid w:val="00FA1A30"/>
    <w:rsid w:val="00FA38AB"/>
    <w:rsid w:val="00FA53B7"/>
    <w:rsid w:val="00FA6F3C"/>
    <w:rsid w:val="00FC0E96"/>
    <w:rsid w:val="00FC41B5"/>
    <w:rsid w:val="00FD1335"/>
    <w:rsid w:val="00FD2E09"/>
    <w:rsid w:val="00FF2A18"/>
    <w:rsid w:val="00FF3F4E"/>
    <w:rsid w:val="00FF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0530"/>
  <w15:chartTrackingRefBased/>
  <w15:docId w15:val="{0A717F7F-B5E6-43DD-9612-8481A76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2EE"/>
    <w:pPr>
      <w:tabs>
        <w:tab w:val="center" w:pos="4680"/>
        <w:tab w:val="right" w:pos="9360"/>
      </w:tabs>
    </w:pPr>
  </w:style>
  <w:style w:type="character" w:customStyle="1" w:styleId="HeaderChar">
    <w:name w:val="Header Char"/>
    <w:basedOn w:val="DefaultParagraphFont"/>
    <w:link w:val="Header"/>
    <w:uiPriority w:val="99"/>
    <w:rsid w:val="00E562EE"/>
  </w:style>
  <w:style w:type="paragraph" w:styleId="Footer">
    <w:name w:val="footer"/>
    <w:basedOn w:val="Normal"/>
    <w:link w:val="FooterChar"/>
    <w:uiPriority w:val="99"/>
    <w:unhideWhenUsed/>
    <w:rsid w:val="00E562EE"/>
    <w:pPr>
      <w:tabs>
        <w:tab w:val="center" w:pos="4680"/>
        <w:tab w:val="right" w:pos="9360"/>
      </w:tabs>
    </w:pPr>
  </w:style>
  <w:style w:type="character" w:customStyle="1" w:styleId="FooterChar">
    <w:name w:val="Footer Char"/>
    <w:basedOn w:val="DefaultParagraphFont"/>
    <w:link w:val="Footer"/>
    <w:uiPriority w:val="99"/>
    <w:rsid w:val="00E562EE"/>
  </w:style>
  <w:style w:type="paragraph" w:styleId="BalloonText">
    <w:name w:val="Balloon Text"/>
    <w:basedOn w:val="Normal"/>
    <w:link w:val="BalloonTextChar"/>
    <w:uiPriority w:val="99"/>
    <w:semiHidden/>
    <w:unhideWhenUsed/>
    <w:rsid w:val="00EB68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68F7"/>
    <w:rPr>
      <w:rFonts w:ascii="Segoe UI" w:hAnsi="Segoe UI" w:cs="Segoe UI"/>
      <w:sz w:val="18"/>
      <w:szCs w:val="18"/>
    </w:rPr>
  </w:style>
  <w:style w:type="character" w:styleId="Hyperlink">
    <w:name w:val="Hyperlink"/>
    <w:basedOn w:val="DefaultParagraphFont"/>
    <w:uiPriority w:val="99"/>
    <w:unhideWhenUsed/>
    <w:rsid w:val="00BC1A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04F6E-54FE-4805-A823-32CC5470C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4485</Words>
  <Characters>25566</Characters>
  <Application>Microsoft Office Word</Application>
  <DocSecurity>4</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2</cp:revision>
  <cp:lastPrinted>2020-05-04T04:00:00Z</cp:lastPrinted>
  <dcterms:created xsi:type="dcterms:W3CDTF">2020-05-06T14:45:00Z</dcterms:created>
  <dcterms:modified xsi:type="dcterms:W3CDTF">2020-05-06T14:45:00Z</dcterms:modified>
</cp:coreProperties>
</file>